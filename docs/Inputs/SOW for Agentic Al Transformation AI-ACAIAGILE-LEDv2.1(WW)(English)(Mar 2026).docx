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sldx" ContentType="application/vnd.openxmlformats-officedocument.presentationml.slide"/>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jc w:val="center"/>
        <w:tblLook w:val="04A0" w:firstRow="1" w:lastRow="0" w:firstColumn="1" w:lastColumn="0" w:noHBand="0" w:noVBand="1"/>
      </w:tblPr>
      <w:tblGrid>
        <w:gridCol w:w="10790"/>
      </w:tblGrid>
      <w:tr w:rsidR="00564896" w:rsidRPr="00B055F1" w14:paraId="0ED13668" w14:textId="77777777" w:rsidTr="20D88404">
        <w:trPr>
          <w:jc w:val="center"/>
        </w:trPr>
        <w:tc>
          <w:tcPr>
            <w:tcW w:w="5000" w:type="pct"/>
          </w:tcPr>
          <w:p w14:paraId="37388849" w14:textId="7C7D84F6" w:rsidR="003C01B1" w:rsidRPr="00525E46" w:rsidRDefault="004E5E9B" w:rsidP="00725456">
            <w:pPr>
              <w:rPr>
                <w:rStyle w:val="Instructional"/>
              </w:rPr>
            </w:pPr>
            <w:r w:rsidRPr="004E5E9B">
              <w:rPr>
                <w:rStyle w:val="Instructional"/>
                <w:b/>
                <w:bCs/>
              </w:rPr>
              <w:t xml:space="preserve">Hey </w:t>
            </w:r>
            <w:r w:rsidR="00E13309" w:rsidRPr="00525E46">
              <w:rPr>
                <w:rStyle w:val="Instructional"/>
                <w:b/>
                <w:bCs/>
              </w:rPr>
              <w:t xml:space="preserve">Template </w:t>
            </w:r>
            <w:commentRangeStart w:id="0"/>
            <w:r w:rsidR="00E13309" w:rsidRPr="00525E46">
              <w:rPr>
                <w:rStyle w:val="Instructional"/>
                <w:b/>
                <w:bCs/>
              </w:rPr>
              <w:t>Guidance</w:t>
            </w:r>
            <w:commentRangeEnd w:id="0"/>
            <w:r w:rsidR="00B451B5" w:rsidRPr="00525E46">
              <w:rPr>
                <w:rStyle w:val="CommentReference"/>
                <w:i/>
                <w:iCs/>
                <w:color w:val="950095"/>
                <w:sz w:val="20"/>
                <w:szCs w:val="20"/>
              </w:rPr>
              <w:commentReference w:id="0"/>
            </w:r>
            <w:r w:rsidR="0037419F" w:rsidRPr="00525E46">
              <w:rPr>
                <w:rStyle w:val="Instructional"/>
              </w:rPr>
              <w:t>:</w:t>
            </w:r>
            <w:r w:rsidR="00E13309" w:rsidRPr="00525E46">
              <w:rPr>
                <w:rStyle w:val="Instructional"/>
              </w:rPr>
              <w:t xml:space="preserve"> </w:t>
            </w:r>
            <w:r w:rsidR="00D147CE" w:rsidRPr="00525E46">
              <w:rPr>
                <w:rStyle w:val="Instructional"/>
              </w:rPr>
              <w:t>Delete this instructional cover sheet page before sending!</w:t>
            </w:r>
          </w:p>
        </w:tc>
      </w:tr>
      <w:tr w:rsidR="001546D3" w:rsidRPr="00B055F1" w14:paraId="3CA69716" w14:textId="77777777" w:rsidTr="20D88404">
        <w:trPr>
          <w:jc w:val="center"/>
        </w:trPr>
        <w:tc>
          <w:tcPr>
            <w:tcW w:w="5000" w:type="pct"/>
          </w:tcPr>
          <w:p w14:paraId="3F0F1B4E" w14:textId="77777777" w:rsidR="001546D3" w:rsidRDefault="001546D3" w:rsidP="001546D3">
            <w:pPr>
              <w:jc w:val="center"/>
              <w:rPr>
                <w:b/>
                <w:bCs/>
                <w:color w:val="156082" w:themeColor="accent1"/>
              </w:rPr>
            </w:pPr>
            <w:r w:rsidRPr="00B055F1">
              <w:rPr>
                <w:b/>
                <w:bCs/>
                <w:color w:val="156082" w:themeColor="accent1"/>
              </w:rPr>
              <w:t xml:space="preserve">SOW Template for Agile Sprint Delivery </w:t>
            </w:r>
            <w:r>
              <w:rPr>
                <w:b/>
                <w:bCs/>
                <w:color w:val="156082" w:themeColor="accent1"/>
              </w:rPr>
              <w:t>Projects</w:t>
            </w:r>
          </w:p>
          <w:p w14:paraId="41975A60" w14:textId="77777777" w:rsidR="001546D3" w:rsidRPr="00EF075B" w:rsidRDefault="001546D3" w:rsidP="001546D3">
            <w:pPr>
              <w:jc w:val="center"/>
              <w:rPr>
                <w:rStyle w:val="Instructional"/>
                <w:b/>
                <w:bCs/>
              </w:rPr>
            </w:pPr>
            <w:r w:rsidRPr="00EF075B">
              <w:rPr>
                <w:rStyle w:val="Instructional"/>
                <w:b/>
                <w:bCs/>
              </w:rPr>
              <w:t>[PLEASE NOTE</w:t>
            </w:r>
            <w:r>
              <w:rPr>
                <w:rStyle w:val="Instructional"/>
                <w:b/>
                <w:bCs/>
              </w:rPr>
              <w:t>:</w:t>
            </w:r>
            <w:r w:rsidRPr="00EF075B">
              <w:rPr>
                <w:rStyle w:val="Instructional"/>
                <w:b/>
                <w:bCs/>
              </w:rPr>
              <w:t xml:space="preserve"> THIS SOW TEMPLATE CAN BE USED FOR NON-CUSTOMIZED, CONSULTING OFFERS THAT ARE IN THE CATALOG AND AVAILABLE IN COMPASSONE.</w:t>
            </w:r>
          </w:p>
          <w:p w14:paraId="54397E14" w14:textId="6672E2F3" w:rsidR="001546D3" w:rsidRPr="00B055F1" w:rsidRDefault="001546D3" w:rsidP="001546D3">
            <w:pPr>
              <w:spacing w:before="0"/>
              <w:rPr>
                <w:b/>
                <w:bCs/>
              </w:rPr>
            </w:pPr>
            <w:r w:rsidRPr="00EF075B">
              <w:rPr>
                <w:rStyle w:val="Instructional"/>
                <w:b/>
                <w:bCs/>
              </w:rPr>
              <w:t>CUSTOM OFFERS THAT USE THIS TEMPLATE WILL BE TREATED AS NON-MSO (MANAGED STANDARD OFFERING) AND WILL REQUIRE THE APPROPRIATE LEVEL OF REVIEW AS DERIVED THROUGH THE ENTERPRISE SERVICES AUTHORIZATION POLICY (ESAP)]</w:t>
            </w:r>
          </w:p>
        </w:tc>
      </w:tr>
      <w:tr w:rsidR="001546D3" w:rsidRPr="00B055F1" w14:paraId="1BB8D262" w14:textId="77777777" w:rsidTr="20D88404">
        <w:trPr>
          <w:jc w:val="center"/>
        </w:trPr>
        <w:tc>
          <w:tcPr>
            <w:tcW w:w="5000" w:type="pct"/>
          </w:tcPr>
          <w:p w14:paraId="5D0B75F3" w14:textId="2CA924BA" w:rsidR="001546D3" w:rsidRPr="00A25083" w:rsidRDefault="001546D3" w:rsidP="001546D3">
            <w:r w:rsidRPr="00612F9F">
              <w:rPr>
                <w:b/>
                <w:sz w:val="18"/>
              </w:rPr>
              <w:t>Template Guidance</w:t>
            </w:r>
            <w:r>
              <w:rPr>
                <w:b/>
                <w:bCs/>
                <w:sz w:val="18"/>
              </w:rPr>
              <w:t>:</w:t>
            </w:r>
            <w:r w:rsidRPr="00612F9F">
              <w:rPr>
                <w:sz w:val="18"/>
              </w:rPr>
              <w:t xml:space="preserve"> </w:t>
            </w:r>
            <w:r w:rsidRPr="005E7D8E">
              <w:rPr>
                <w:sz w:val="18"/>
              </w:rPr>
              <w:t>Delete t</w:t>
            </w:r>
            <w:r w:rsidRPr="00612F9F">
              <w:t>he two pages of instructional text prior to the cover page before submitting for reviews and approvals.</w:t>
            </w:r>
            <w:r>
              <w:rPr>
                <w:rStyle w:val="Instructional"/>
                <w:b/>
                <w:bCs/>
              </w:rPr>
              <w:t xml:space="preserve">  </w:t>
            </w:r>
            <w:r w:rsidRPr="00612F9F">
              <w:rPr>
                <w:sz w:val="18"/>
              </w:rPr>
              <w:t xml:space="preserve"> </w:t>
            </w:r>
            <w:r>
              <w:rPr>
                <w:sz w:val="18"/>
              </w:rPr>
              <w:t xml:space="preserve">However, </w:t>
            </w:r>
            <w:r w:rsidRPr="00612F9F">
              <w:rPr>
                <w:sz w:val="18"/>
              </w:rPr>
              <w:t>DO NOT DELETE THESE TWO PAGES UNTIL AFTER THE GLOBAL VARIABLES ARE POPULATED HERE</w:t>
            </w:r>
            <w:r>
              <w:rPr>
                <w:sz w:val="18"/>
              </w:rPr>
              <w:t>.</w:t>
            </w:r>
          </w:p>
        </w:tc>
      </w:tr>
      <w:tr w:rsidR="001546D3" w:rsidRPr="00B055F1" w14:paraId="1A54413B" w14:textId="77777777" w:rsidTr="20D88404">
        <w:trPr>
          <w:jc w:val="center"/>
        </w:trPr>
        <w:tc>
          <w:tcPr>
            <w:tcW w:w="5000" w:type="pct"/>
          </w:tcPr>
          <w:p w14:paraId="4BF0BE2B" w14:textId="77777777" w:rsidR="001546D3" w:rsidRPr="00B055F1" w:rsidRDefault="001546D3" w:rsidP="001546D3">
            <w:pPr>
              <w:rPr>
                <w:b/>
                <w:bCs/>
              </w:rPr>
            </w:pPr>
            <w:r w:rsidRPr="00B055F1">
              <w:rPr>
                <w:b/>
                <w:bCs/>
              </w:rPr>
              <w:t xml:space="preserve">About this </w:t>
            </w:r>
            <w:r>
              <w:rPr>
                <w:b/>
                <w:bCs/>
              </w:rPr>
              <w:t>T</w:t>
            </w:r>
            <w:r w:rsidRPr="00B055F1">
              <w:rPr>
                <w:b/>
                <w:bCs/>
              </w:rPr>
              <w:t>emplate</w:t>
            </w:r>
          </w:p>
          <w:p w14:paraId="6DBC5042" w14:textId="77777777" w:rsidR="001546D3" w:rsidRPr="00B055F1" w:rsidRDefault="001546D3" w:rsidP="001546D3">
            <w:r>
              <w:t>This template is intended for projects using an Agile sprint delivery process and project model for T&amp;M, Fixed Fee, &amp; Mixed Fee Projects. This template has elements that are based on the standard, generic SOW template for Microsoft ISD and previous iterations of the Agile/Capacity Based Agile SOW templates.</w:t>
            </w:r>
          </w:p>
          <w:p w14:paraId="6C5FEF9B" w14:textId="77777777" w:rsidR="001546D3" w:rsidRDefault="001546D3" w:rsidP="001546D3">
            <w:pPr>
              <w:rPr>
                <w:b/>
                <w:bCs/>
              </w:rPr>
            </w:pPr>
            <w:r w:rsidRPr="00B055F1">
              <w:rPr>
                <w:b/>
                <w:bCs/>
              </w:rPr>
              <w:t>If you are committing to a fixed scope with a well-defined set of work products, this is not the correct template to use.</w:t>
            </w:r>
          </w:p>
          <w:p w14:paraId="3778026C" w14:textId="77777777" w:rsidR="001546D3" w:rsidRDefault="001546D3" w:rsidP="001546D3">
            <w:pPr>
              <w:spacing w:before="0"/>
            </w:pPr>
          </w:p>
          <w:p w14:paraId="69270E16" w14:textId="1201BF7B" w:rsidR="001546D3" w:rsidRPr="00B055F1" w:rsidRDefault="001546D3" w:rsidP="001546D3">
            <w:pPr>
              <w:pStyle w:val="Tablebullet1"/>
              <w:numPr>
                <w:ilvl w:val="0"/>
                <w:numId w:val="39"/>
              </w:numPr>
              <w:rPr>
                <w:b/>
                <w:bCs/>
              </w:rPr>
            </w:pPr>
            <w:r w:rsidRPr="00B055F1">
              <w:t xml:space="preserve">This Statement of Work (SOW) is not an exhaustive list of how to deliver Agile projects. It is not intended to be a sales tool, and it does not instruct development teams on how to deliver projects. The intent of this contract is to set </w:t>
            </w:r>
            <w:r>
              <w:t>C</w:t>
            </w:r>
            <w:r w:rsidRPr="00B055F1">
              <w:t>ustomer expectations and help protect the feature team (delivery team) from well-intentioned Customer changes to the Agile development process.</w:t>
            </w:r>
          </w:p>
        </w:tc>
      </w:tr>
      <w:tr w:rsidR="001546D3" w:rsidRPr="00B055F1" w14:paraId="03C1F13B" w14:textId="77777777" w:rsidTr="20D88404">
        <w:trPr>
          <w:jc w:val="center"/>
        </w:trPr>
        <w:tc>
          <w:tcPr>
            <w:tcW w:w="5000" w:type="pct"/>
          </w:tcPr>
          <w:p w14:paraId="681B87C8" w14:textId="77777777" w:rsidR="001546D3" w:rsidRPr="009A307D" w:rsidRDefault="001546D3" w:rsidP="001546D3">
            <w:pPr>
              <w:rPr>
                <w:b/>
                <w:bCs/>
              </w:rPr>
            </w:pPr>
            <w:r w:rsidRPr="009A307D">
              <w:rPr>
                <w:b/>
                <w:bCs/>
              </w:rPr>
              <w:t>New Version Message</w:t>
            </w:r>
          </w:p>
          <w:p w14:paraId="0334E30B" w14:textId="77777777" w:rsidR="001546D3" w:rsidRDefault="001546D3" w:rsidP="001546D3">
            <w:pPr>
              <w:rPr>
                <w:highlight w:val="yellow"/>
              </w:rPr>
            </w:pPr>
            <w:r>
              <w:rPr>
                <w:highlight w:val="yellow"/>
              </w:rPr>
              <w:t xml:space="preserve">SDMPlus now contains a page for </w:t>
            </w:r>
            <w:hyperlink r:id="rId18" w:history="1">
              <w:r w:rsidRPr="00AF35A0">
                <w:rPr>
                  <w:rStyle w:val="Hyperlink"/>
                  <w:highlight w:val="yellow"/>
                </w:rPr>
                <w:t>SOW Development Guidance</w:t>
              </w:r>
            </w:hyperlink>
            <w:r>
              <w:rPr>
                <w:highlight w:val="yellow"/>
              </w:rPr>
              <w:t>. It includes links to the items below.</w:t>
            </w:r>
          </w:p>
          <w:p w14:paraId="1EF6D93E" w14:textId="77777777" w:rsidR="001546D3" w:rsidRDefault="001546D3" w:rsidP="001546D3">
            <w:r w:rsidRPr="00F433CC">
              <w:rPr>
                <w:highlight w:val="yellow"/>
              </w:rPr>
              <w:t xml:space="preserve">The </w:t>
            </w:r>
            <w:hyperlink r:id="rId19" w:history="1">
              <w:r w:rsidRPr="00F433CC">
                <w:rPr>
                  <w:rStyle w:val="Hyperlink"/>
                  <w:highlight w:val="yellow"/>
                </w:rPr>
                <w:t>SOW Writing Guide</w:t>
              </w:r>
            </w:hyperlink>
            <w:r w:rsidRPr="00F433CC">
              <w:rPr>
                <w:highlight w:val="yellow"/>
              </w:rPr>
              <w:t xml:space="preserve"> is now complimented by additional content on the “</w:t>
            </w:r>
            <w:hyperlink r:id="rId20" w:history="1">
              <w:r w:rsidRPr="00F433CC">
                <w:rPr>
                  <w:rStyle w:val="Hyperlink"/>
                  <w:highlight w:val="yellow"/>
                </w:rPr>
                <w:t>SOW Content Development Guidance &amp; Deal Review Standards for SOWs</w:t>
              </w:r>
            </w:hyperlink>
            <w:r w:rsidRPr="00F433CC">
              <w:rPr>
                <w:highlight w:val="yellow"/>
              </w:rPr>
              <w:t>”.  This additional content focuses on policy, business rules, and mitigating risks by leveraging lessons learned.  It allows you to anticipate the areas of interest in deal reviews and build quality up front.</w:t>
            </w:r>
            <w:r w:rsidRPr="009A307D">
              <w:t xml:space="preserve">  </w:t>
            </w:r>
          </w:p>
          <w:p w14:paraId="7EF8D47F" w14:textId="77777777" w:rsidR="001546D3" w:rsidRDefault="001546D3" w:rsidP="001546D3">
            <w:pPr>
              <w:spacing w:before="0"/>
            </w:pPr>
          </w:p>
          <w:p w14:paraId="2D146DB8" w14:textId="2AFD0D17" w:rsidR="001546D3" w:rsidRPr="00C504C8" w:rsidRDefault="001546D3" w:rsidP="001546D3">
            <w:pPr>
              <w:pStyle w:val="Bullet1"/>
              <w:numPr>
                <w:ilvl w:val="0"/>
                <w:numId w:val="0"/>
              </w:numPr>
            </w:pPr>
            <w:r w:rsidRPr="009A307D">
              <w:t xml:space="preserve">For example, by integrating the content in the </w:t>
            </w:r>
            <w:hyperlink r:id="rId21">
              <w:r w:rsidRPr="62A29ACF">
                <w:rPr>
                  <w:rStyle w:val="Hyperlink"/>
                </w:rPr>
                <w:t>Fixed Capacity Agile Deal Shaping Guideline in SDMPlus</w:t>
              </w:r>
            </w:hyperlink>
            <w:r>
              <w:t xml:space="preserve"> </w:t>
            </w:r>
            <w:r w:rsidRPr="009A307D">
              <w:t xml:space="preserve">and the </w:t>
            </w:r>
            <w:r w:rsidRPr="00F433CC">
              <w:rPr>
                <w:highlight w:val="yellow"/>
              </w:rPr>
              <w:t>“</w:t>
            </w:r>
            <w:hyperlink r:id="rId22" w:history="1">
              <w:r w:rsidRPr="00F433CC">
                <w:rPr>
                  <w:rStyle w:val="Hyperlink"/>
                  <w:highlight w:val="yellow"/>
                </w:rPr>
                <w:t>SOW Content Development Guidance &amp; Deal Review Standards for SOWs</w:t>
              </w:r>
            </w:hyperlink>
            <w:r w:rsidRPr="009A307D">
              <w:t xml:space="preserve"> with the detailed delivery guidance for specific risks i, Microsoft should never need to invest recovery funds in fixed capacity projects as the scope is variable and prioritized by the client</w:t>
            </w:r>
            <w:r>
              <w:t>.</w:t>
            </w:r>
          </w:p>
        </w:tc>
      </w:tr>
      <w:tr w:rsidR="004507B6" w:rsidRPr="00B055F1" w14:paraId="38EA6567" w14:textId="77777777">
        <w:trPr>
          <w:trHeight w:val="3933"/>
          <w:jc w:val="center"/>
        </w:trPr>
        <w:tc>
          <w:tcPr>
            <w:tcW w:w="5000" w:type="pct"/>
          </w:tcPr>
          <w:p w14:paraId="21EDA84C" w14:textId="77777777" w:rsidR="004507B6" w:rsidRDefault="004507B6">
            <w:pPr>
              <w:rPr>
                <w:b/>
                <w:i/>
                <w:highlight w:val="yellow"/>
                <w:u w:val="double"/>
                <w:lang w:val="en-GB"/>
              </w:rPr>
            </w:pPr>
            <w:r w:rsidRPr="00B055F1">
              <w:rPr>
                <w:b/>
                <w:i/>
                <w:highlight w:val="yellow"/>
                <w:u w:val="double"/>
                <w:lang w:val="en-GB"/>
              </w:rPr>
              <w:lastRenderedPageBreak/>
              <w:t>Global Variables, PDOC Conversion and Client Logo Insertion</w:t>
            </w:r>
          </w:p>
          <w:p w14:paraId="355E295A" w14:textId="77777777" w:rsidR="004507B6" w:rsidRDefault="004507B6">
            <w:pPr>
              <w:pStyle w:val="ListParagraph"/>
              <w:numPr>
                <w:ilvl w:val="0"/>
                <w:numId w:val="9"/>
              </w:numPr>
              <w:rPr>
                <w:b/>
                <w:bCs/>
                <w:lang w:val="en-GB"/>
              </w:rPr>
            </w:pPr>
            <w:r w:rsidRPr="00B055F1">
              <w:rPr>
                <w:b/>
                <w:i/>
                <w:highlight w:val="yellow"/>
                <w:u w:val="double"/>
                <w:lang w:val="en-GB"/>
              </w:rPr>
              <w:t>Replace the project and client name in the fields below</w:t>
            </w:r>
            <w:r w:rsidRPr="00B055F1">
              <w:rPr>
                <w:b/>
                <w:bCs/>
                <w:highlight w:val="yellow"/>
                <w:lang w:val="en-GB"/>
              </w:rPr>
              <w:t>: this will auto populate in the cover, headers and in the content:</w:t>
            </w:r>
          </w:p>
          <w:p w14:paraId="78653A72" w14:textId="77777777" w:rsidR="004507B6" w:rsidRPr="00B055F1" w:rsidRDefault="004507B6">
            <w:pPr>
              <w:pStyle w:val="ListParagraph"/>
              <w:rPr>
                <w:b/>
                <w:bCs/>
                <w:lang w:val="en-GB"/>
              </w:rPr>
            </w:pPr>
          </w:p>
          <w:p w14:paraId="5E801A51" w14:textId="5B6076C3" w:rsidR="004507B6" w:rsidRDefault="0067061E">
            <w:pPr>
              <w:ind w:left="720"/>
              <w:rPr>
                <w:lang w:val="en-GB"/>
              </w:rPr>
            </w:pPr>
            <w:sdt>
              <w:sdtPr>
                <w:rPr>
                  <w:highlight w:val="yellow"/>
                  <w:lang w:val="en-GB"/>
                </w:rPr>
                <w:alias w:val="Project Name"/>
                <w:tag w:val="Project Name"/>
                <w:id w:val="1963380653"/>
                <w:placeholder>
                  <w:docPart w:val="56CD54E55D1B47DBB7AD68DA38A8BBE8"/>
                </w:placeholder>
                <w:dataBinding w:prefixMappings="xmlns:ns0='http://purl.org/dc/elements/1.1/' xmlns:ns1='http://schemas.openxmlformats.org/package/2006/metadata/core-properties' " w:xpath="/ns1:coreProperties[1]/ns0:title[1]" w:storeItemID="{6C3C8BC8-F283-45AE-878A-BAB7291924A1}"/>
                <w:text/>
              </w:sdtPr>
              <w:sdtEndPr/>
              <w:sdtContent>
                <w:r w:rsidR="00557603">
                  <w:rPr>
                    <w:highlight w:val="yellow"/>
                    <w:lang w:val="en-GB"/>
                  </w:rPr>
                  <w:t>SOW - Agentic AI Transformation v2.1</w:t>
                </w:r>
              </w:sdtContent>
            </w:sdt>
          </w:p>
          <w:p w14:paraId="737E710F" w14:textId="77777777" w:rsidR="004507B6" w:rsidRPr="00B055F1" w:rsidRDefault="004507B6">
            <w:pPr>
              <w:ind w:left="720"/>
              <w:rPr>
                <w:b/>
                <w:bCs/>
                <w:lang w:val="en-GB"/>
              </w:rPr>
            </w:pPr>
          </w:p>
          <w:p w14:paraId="54C45245" w14:textId="77777777" w:rsidR="004507B6" w:rsidRPr="00B055F1" w:rsidRDefault="0067061E">
            <w:pPr>
              <w:spacing w:after="240" w:line="264" w:lineRule="auto"/>
              <w:ind w:left="720"/>
              <w:rPr>
                <w:rFonts w:eastAsia="Segoe UI"/>
                <w:lang w:val="en-GB"/>
              </w:rPr>
            </w:pPr>
            <w:sdt>
              <w:sdtPr>
                <w:rPr>
                  <w:rFonts w:eastAsia="Segoe UI"/>
                  <w:highlight w:val="yellow"/>
                  <w:lang w:val="en-GB"/>
                </w:rPr>
                <w:alias w:val="Customer Name"/>
                <w:tag w:val="Customer Name"/>
                <w:id w:val="-2037649119"/>
                <w:placeholder>
                  <w:docPart w:val="E05D7DA341B0402F980F40BE96A0C6ED"/>
                </w:placeholder>
                <w:dataBinding w:prefixMappings="xmlns:ns0='http://schemas.microsoft.com/office/2006/coverPageProps' " w:xpath="/ns0:CoverPageProperties[1]/ns0:Abstract[1]" w:storeItemID="{55AF091B-3C7A-41E3-B477-F2FDAA23CFDA}"/>
                <w:text/>
              </w:sdtPr>
              <w:sdtEndPr/>
              <w:sdtContent>
                <w:r w:rsidR="004507B6" w:rsidRPr="00B055F1">
                  <w:rPr>
                    <w:rFonts w:eastAsia="Segoe UI"/>
                    <w:highlight w:val="yellow"/>
                    <w:lang w:val="en-GB"/>
                  </w:rPr>
                  <w:t>&lt;Customer Name&gt;</w:t>
                </w:r>
              </w:sdtContent>
            </w:sdt>
          </w:p>
          <w:p w14:paraId="0A950ACB" w14:textId="77777777" w:rsidR="004507B6" w:rsidRPr="00B055F1" w:rsidRDefault="004507B6">
            <w:pPr>
              <w:pStyle w:val="ListParagraph"/>
              <w:numPr>
                <w:ilvl w:val="0"/>
                <w:numId w:val="9"/>
              </w:numPr>
              <w:spacing w:after="240" w:line="264" w:lineRule="auto"/>
              <w:rPr>
                <w:rFonts w:eastAsia="Segoe UI"/>
                <w:b/>
                <w:bCs/>
                <w:i/>
                <w:iCs/>
                <w:highlight w:val="cyan"/>
                <w:lang w:val="en-GB"/>
              </w:rPr>
            </w:pPr>
            <w:r w:rsidRPr="00B055F1">
              <w:rPr>
                <w:b/>
                <w:i/>
                <w:highlight w:val="cyan"/>
                <w:u w:val="double"/>
                <w:lang w:val="en-GB"/>
              </w:rPr>
              <w:t>SOW Conversion to PDOC Delivery Model for Approved Workloads in compliance with PDOC guidelines. Replace with Microsoft OR Partner’s name in the fields below</w:t>
            </w:r>
            <w:r w:rsidRPr="00B055F1">
              <w:rPr>
                <w:rFonts w:eastAsia="Segoe UI"/>
                <w:b/>
                <w:bCs/>
                <w:i/>
                <w:iCs/>
                <w:highlight w:val="cyan"/>
                <w:lang w:val="en-GB"/>
              </w:rPr>
              <w:t>:</w:t>
            </w:r>
          </w:p>
          <w:sdt>
            <w:sdtPr>
              <w:rPr>
                <w:highlight w:val="yellow"/>
                <w:lang w:val="en-GB"/>
              </w:rPr>
              <w:alias w:val="MSFT / Partner"/>
              <w:tag w:val=""/>
              <w:id w:val="-1457629365"/>
              <w:placeholder>
                <w:docPart w:val="159237C5BB1742BABD5ACBE49BC4FACC"/>
              </w:placeholder>
              <w:dataBinding w:prefixMappings="xmlns:ns0='http://purl.org/dc/elements/1.1/' xmlns:ns1='http://schemas.openxmlformats.org/package/2006/metadata/core-properties' " w:xpath="/ns1:coreProperties[1]/ns0:creator[1]" w:storeItemID="{6C3C8BC8-F283-45AE-878A-BAB7291924A1}"/>
              <w:text/>
            </w:sdtPr>
            <w:sdtEndPr/>
            <w:sdtContent>
              <w:p w14:paraId="12CBCC8A" w14:textId="099080B4" w:rsidR="004507B6" w:rsidRDefault="004507B6">
                <w:pPr>
                  <w:ind w:left="720"/>
                  <w:rPr>
                    <w:highlight w:val="yellow"/>
                    <w:lang w:val="en-GB"/>
                  </w:rPr>
                </w:pPr>
                <w:r>
                  <w:rPr>
                    <w:highlight w:val="yellow"/>
                    <w:lang w:val="en-GB"/>
                  </w:rPr>
                  <w:t>&lt;Microsoft OR Partner name&gt;</w:t>
                </w:r>
              </w:p>
            </w:sdtContent>
          </w:sdt>
          <w:p w14:paraId="2F7285DA" w14:textId="77777777" w:rsidR="004507B6" w:rsidRPr="00B055F1" w:rsidRDefault="004507B6">
            <w:pPr>
              <w:spacing w:before="0"/>
              <w:ind w:left="720"/>
              <w:rPr>
                <w:highlight w:val="yellow"/>
                <w:lang w:val="en-GB"/>
              </w:rPr>
            </w:pPr>
          </w:p>
          <w:p w14:paraId="5785CD1E" w14:textId="77777777" w:rsidR="004507B6" w:rsidRPr="00B055F1" w:rsidRDefault="004507B6">
            <w:pPr>
              <w:pStyle w:val="ListParagraph"/>
              <w:rPr>
                <w:highlight w:val="cyan"/>
              </w:rPr>
            </w:pPr>
            <w:r w:rsidRPr="00B055F1">
              <w:rPr>
                <w:highlight w:val="cyan"/>
              </w:rPr>
              <w:t>NOTE: Conversion to PDOC implies that 100% of the billable labor is that of an approved PDOC partner on an approved PDOC workload the SOW is being reviewed by a PDOC Service Delivery Manager.</w:t>
            </w:r>
          </w:p>
          <w:p w14:paraId="431AD855" w14:textId="77777777" w:rsidR="004507B6" w:rsidRPr="00B055F1" w:rsidRDefault="004507B6">
            <w:pPr>
              <w:pStyle w:val="ListParagraph"/>
              <w:rPr>
                <w:highlight w:val="cyan"/>
              </w:rPr>
            </w:pPr>
          </w:p>
          <w:p w14:paraId="77EA05F3" w14:textId="77777777" w:rsidR="004507B6" w:rsidRPr="00B055F1" w:rsidRDefault="004507B6">
            <w:pPr>
              <w:spacing w:before="67" w:after="67"/>
              <w:ind w:left="720"/>
              <w:rPr>
                <w:highlight w:val="cyan"/>
              </w:rPr>
            </w:pPr>
            <w:r w:rsidRPr="00B055F1">
              <w:rPr>
                <w:highlight w:val="cyan"/>
              </w:rPr>
              <w:t xml:space="preserve">This template includes normal PDOC changes.  After selecting the PDOC partner option above, and the optional language in the document then:  </w:t>
            </w:r>
          </w:p>
          <w:p w14:paraId="67F329A5" w14:textId="77777777" w:rsidR="004507B6" w:rsidRPr="00B055F1" w:rsidRDefault="004507B6">
            <w:pPr>
              <w:spacing w:before="67" w:after="67"/>
              <w:ind w:left="720"/>
            </w:pPr>
            <w:r w:rsidRPr="00B055F1">
              <w:rPr>
                <w:b/>
                <w:bCs/>
                <w:highlight w:val="cyan"/>
                <w:u w:val="single"/>
              </w:rPr>
              <w:t>1 (A)</w:t>
            </w:r>
            <w:r w:rsidRPr="00B055F1">
              <w:rPr>
                <w:highlight w:val="cyan"/>
              </w:rPr>
              <w:t xml:space="preserve"> Review the template for other changes based upon normal project variations</w:t>
            </w:r>
            <w:r w:rsidRPr="00B055F1">
              <w:rPr>
                <w:b/>
                <w:bCs/>
                <w:highlight w:val="cyan"/>
                <w:u w:val="single"/>
              </w:rPr>
              <w:t>; (B)</w:t>
            </w:r>
            <w:r w:rsidRPr="00B055F1">
              <w:rPr>
                <w:highlight w:val="cyan"/>
              </w:rPr>
              <w:t xml:space="preserve"> Update the content in the SOW and replace Microsoft’s implementation methodology with the PDOC Partner’s Methodology content and adapt the delivery approach sections to align with the PDOC Partner’s Delivery approach.  </w:t>
            </w:r>
          </w:p>
          <w:p w14:paraId="76918E35" w14:textId="77777777" w:rsidR="004507B6" w:rsidRPr="00B055F1" w:rsidRDefault="004507B6">
            <w:pPr>
              <w:spacing w:before="67" w:after="67"/>
              <w:ind w:left="720"/>
            </w:pPr>
            <w:r w:rsidRPr="00B055F1">
              <w:rPr>
                <w:b/>
                <w:bCs/>
                <w:highlight w:val="cyan"/>
                <w:u w:val="single"/>
              </w:rPr>
              <w:t>2 )</w:t>
            </w:r>
            <w:r w:rsidRPr="00B055F1">
              <w:rPr>
                <w:highlight w:val="cyan"/>
                <w:u w:val="single"/>
              </w:rPr>
              <w:t xml:space="preserve">Complete </w:t>
            </w:r>
            <w:r w:rsidRPr="00B055F1">
              <w:t>a cover-to-cover read and confirm that the changes make sense in this context and align to policy, procedures, and the intent of PDOC’s Scope. Please see related notes in the comments on PDOC Partner Subcontract development and the inclusion of PDOC Partner status reporting at this link. ____</w:t>
            </w:r>
          </w:p>
          <w:p w14:paraId="49097D57" w14:textId="77777777" w:rsidR="004507B6" w:rsidRPr="00B055F1" w:rsidRDefault="004507B6">
            <w:pPr>
              <w:spacing w:before="67" w:after="67"/>
              <w:ind w:left="720"/>
              <w:rPr>
                <w:highlight w:val="cyan"/>
              </w:rPr>
            </w:pPr>
          </w:p>
          <w:p w14:paraId="0C1A56A3" w14:textId="77777777" w:rsidR="004507B6" w:rsidRPr="00B055F1" w:rsidRDefault="004507B6">
            <w:pPr>
              <w:spacing w:before="67" w:after="67"/>
              <w:ind w:left="720"/>
            </w:pPr>
            <w:hyperlink r:id="rId23" w:history="1">
              <w:r w:rsidRPr="00031CD1">
                <w:rPr>
                  <w:rStyle w:val="Hyperlink"/>
                  <w:highlight w:val="cyan"/>
                </w:rPr>
                <w:t>See SOW Writing Guide – PDOC Guidance</w:t>
              </w:r>
            </w:hyperlink>
            <w:r w:rsidRPr="00B055F1">
              <w:rPr>
                <w:highlight w:val="cyan"/>
              </w:rPr>
              <w:t xml:space="preserve"> and the </w:t>
            </w:r>
            <w:hyperlink r:id="rId24" w:history="1">
              <w:r w:rsidRPr="002E6195">
                <w:rPr>
                  <w:rStyle w:val="Hyperlink"/>
                  <w:highlight w:val="cyan"/>
                </w:rPr>
                <w:t>partner’s status reporting requirements</w:t>
              </w:r>
            </w:hyperlink>
            <w:r w:rsidRPr="00B055F1">
              <w:rPr>
                <w:highlight w:val="cyan"/>
              </w:rPr>
              <w:t xml:space="preserve"> (here)</w:t>
            </w:r>
            <w:r w:rsidRPr="00B055F1">
              <w:t>:</w:t>
            </w:r>
            <w:r>
              <w:t xml:space="preserve"> </w:t>
            </w:r>
          </w:p>
          <w:p w14:paraId="697A717F" w14:textId="77777777" w:rsidR="004507B6" w:rsidRPr="00B055F1" w:rsidRDefault="004507B6">
            <w:pPr>
              <w:spacing w:before="67" w:after="67"/>
            </w:pPr>
          </w:p>
          <w:p w14:paraId="1960FD84" w14:textId="77777777" w:rsidR="004507B6" w:rsidRPr="00B055F1" w:rsidRDefault="004507B6">
            <w:pPr>
              <w:pStyle w:val="ListParagraph"/>
              <w:numPr>
                <w:ilvl w:val="0"/>
                <w:numId w:val="9"/>
              </w:numPr>
              <w:rPr>
                <w:b/>
                <w:bCs/>
              </w:rPr>
            </w:pPr>
            <w:r w:rsidRPr="00B055F1">
              <w:rPr>
                <w:b/>
                <w:bCs/>
                <w:lang w:val="en-GB"/>
              </w:rPr>
              <w:t>To add Customer logo:</w:t>
            </w:r>
            <w:r w:rsidRPr="00B055F1">
              <w:rPr>
                <w:lang w:val="en-GB"/>
              </w:rPr>
              <w:t xml:space="preserve"> Locate your Customer's logo on </w:t>
            </w:r>
            <w:r w:rsidRPr="00B055F1">
              <w:rPr>
                <w:highlight w:val="yellow"/>
                <w:lang w:val="en-GB"/>
              </w:rPr>
              <w:t>Seismic</w:t>
            </w:r>
            <w:r w:rsidRPr="00B055F1">
              <w:rPr>
                <w:lang w:val="en-GB"/>
              </w:rPr>
              <w:t xml:space="preserve"> or other resources and download it to your device. Next, </w:t>
            </w:r>
            <w:r w:rsidRPr="00B055F1">
              <w:rPr>
                <w:b/>
                <w:bCs/>
                <w:lang w:val="en-GB"/>
              </w:rPr>
              <w:t>click into the placeholder boxes in the cover page and headers to upload the logo to this document</w:t>
            </w:r>
            <w:r w:rsidRPr="00B055F1">
              <w:rPr>
                <w:lang w:val="en-GB"/>
              </w:rPr>
              <w:t xml:space="preserve">. These placeholders will align well with the text. </w:t>
            </w:r>
          </w:p>
        </w:tc>
      </w:tr>
      <w:tr w:rsidR="001546D3" w:rsidRPr="00B055F1" w14:paraId="763D3635" w14:textId="77777777" w:rsidTr="20D88404">
        <w:trPr>
          <w:jc w:val="center"/>
        </w:trPr>
        <w:tc>
          <w:tcPr>
            <w:tcW w:w="5000" w:type="pct"/>
          </w:tcPr>
          <w:p w14:paraId="1F4B7AF6" w14:textId="77777777" w:rsidR="001546D3" w:rsidRDefault="001546D3" w:rsidP="001546D3">
            <w:r w:rsidRPr="00AE648A">
              <w:rPr>
                <w:b/>
                <w:bCs/>
              </w:rPr>
              <w:t>DCPS</w:t>
            </w:r>
            <w:r>
              <w:rPr>
                <w:b/>
                <w:bCs/>
              </w:rPr>
              <w:t xml:space="preserve"> Business Rule Guidance</w:t>
            </w:r>
            <w:r w:rsidRPr="00AE648A">
              <w:rPr>
                <w:b/>
                <w:bCs/>
              </w:rPr>
              <w:t>:</w:t>
            </w:r>
            <w:r w:rsidRPr="009F07CF">
              <w:t xml:space="preserve"> </w:t>
            </w:r>
          </w:p>
          <w:p w14:paraId="0FF0B1CA" w14:textId="77777777" w:rsidR="001546D3" w:rsidRDefault="001546D3" w:rsidP="001546D3">
            <w:r w:rsidRPr="009F07CF">
              <w:t>Delivery compliance, privacy and security are key considerations in Microsoft’s implementation approach.</w:t>
            </w:r>
            <w:r>
              <w:t xml:space="preserve"> </w:t>
            </w:r>
            <w:r w:rsidRPr="009F07CF">
              <w:t xml:space="preserve">The detail associated with these topics is provided in the published </w:t>
            </w:r>
            <w:hyperlink r:id="rId25" w:history="1">
              <w:r w:rsidRPr="00447ADB">
                <w:rPr>
                  <w:rStyle w:val="Hyperlink"/>
                </w:rPr>
                <w:t>SOW fragment</w:t>
              </w:r>
            </w:hyperlink>
            <w:r w:rsidRPr="009F07CF">
              <w:t xml:space="preserve"> and can be integrated and tracked as a core part of this project if required by the associated business rule, </w:t>
            </w:r>
            <w:hyperlink r:id="rId26" w:history="1">
              <w:r w:rsidRPr="00C43AA1">
                <w:rPr>
                  <w:rStyle w:val="Hyperlink"/>
                </w:rPr>
                <w:t>Secure by Default Requirements for ISD - Business Rules</w:t>
              </w:r>
            </w:hyperlink>
            <w:r>
              <w:t>.</w:t>
            </w:r>
          </w:p>
          <w:p w14:paraId="70869634" w14:textId="2DB8FD38" w:rsidR="004507B6" w:rsidRPr="008912CA" w:rsidRDefault="004507B6" w:rsidP="001546D3"/>
        </w:tc>
      </w:tr>
    </w:tbl>
    <w:p w14:paraId="68460C28" w14:textId="3BD59549" w:rsidR="00335908" w:rsidRDefault="00335908">
      <w:pPr>
        <w:spacing w:before="0" w:after="160" w:line="259" w:lineRule="auto"/>
      </w:pPr>
      <w:r>
        <w:br w:type="page"/>
      </w:r>
    </w:p>
    <w:p w14:paraId="3FAD58CA" w14:textId="11ED76B8" w:rsidR="00376341" w:rsidRDefault="00C958D3" w:rsidP="0033492E">
      <w:r>
        <w:rPr>
          <w:noProof/>
        </w:rPr>
        <w:lastRenderedPageBreak/>
        <w:drawing>
          <wp:anchor distT="0" distB="0" distL="114300" distR="114300" simplePos="0" relativeHeight="251658241" behindDoc="1" locked="0" layoutInCell="1" allowOverlap="1" wp14:anchorId="1DDCFEF7" wp14:editId="50B7D7A0">
            <wp:simplePos x="0" y="0"/>
            <wp:positionH relativeFrom="margin">
              <wp:posOffset>-376733</wp:posOffset>
            </wp:positionH>
            <wp:positionV relativeFrom="paragraph">
              <wp:posOffset>-856056</wp:posOffset>
            </wp:positionV>
            <wp:extent cx="7772400" cy="10058061"/>
            <wp:effectExtent l="0" t="0" r="0" b="635"/>
            <wp:wrapNone/>
            <wp:docPr id="803644265" name="Picture 16"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644265" name="Picture 16" descr="A close-up of a logo&#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7772400" cy="10058061"/>
                    </a:xfrm>
                    <a:prstGeom prst="rect">
                      <a:avLst/>
                    </a:prstGeom>
                  </pic:spPr>
                </pic:pic>
              </a:graphicData>
            </a:graphic>
          </wp:anchor>
        </w:drawing>
      </w:r>
      <w:r w:rsidR="0060148B">
        <w:rPr>
          <w:noProof/>
        </w:rPr>
        <mc:AlternateContent>
          <mc:Choice Requires="wps">
            <w:drawing>
              <wp:anchor distT="0" distB="0" distL="114300" distR="114300" simplePos="0" relativeHeight="251658240" behindDoc="0" locked="0" layoutInCell="1" allowOverlap="1" wp14:anchorId="102FA861" wp14:editId="02725ABB">
                <wp:simplePos x="0" y="0"/>
                <wp:positionH relativeFrom="column">
                  <wp:posOffset>4937235</wp:posOffset>
                </wp:positionH>
                <wp:positionV relativeFrom="paragraph">
                  <wp:posOffset>-149684</wp:posOffset>
                </wp:positionV>
                <wp:extent cx="1896745" cy="1186197"/>
                <wp:effectExtent l="0" t="0" r="0" b="0"/>
                <wp:wrapNone/>
                <wp:docPr id="1139161947" name="Customer logo"/>
                <wp:cNvGraphicFramePr/>
                <a:graphic xmlns:a="http://schemas.openxmlformats.org/drawingml/2006/main">
                  <a:graphicData uri="http://schemas.microsoft.com/office/word/2010/wordprocessingShape">
                    <wps:wsp>
                      <wps:cNvSpPr txBox="1"/>
                      <wps:spPr>
                        <a:xfrm>
                          <a:off x="0" y="0"/>
                          <a:ext cx="1896745" cy="1186197"/>
                        </a:xfrm>
                        <a:prstGeom prst="rect">
                          <a:avLst/>
                        </a:prstGeom>
                        <a:noFill/>
                      </wps:spPr>
                      <wps:txbx>
                        <w:txbxContent>
                          <w:p w14:paraId="21B5FA52" w14:textId="77777777" w:rsidR="00054227" w:rsidRDefault="0067061E" w:rsidP="00054227">
                            <w:pPr>
                              <w:jc w:val="right"/>
                            </w:pPr>
                            <w:sdt>
                              <w:sdtPr>
                                <w:id w:val="1013110747"/>
                                <w:showingPlcHdr/>
                                <w:picture/>
                              </w:sdtPr>
                              <w:sdtEndPr/>
                              <w:sdtContent>
                                <w:r w:rsidR="00054227" w:rsidRPr="00296512">
                                  <w:rPr>
                                    <w:noProof/>
                                  </w:rPr>
                                  <w:drawing>
                                    <wp:inline distT="0" distB="0" distL="0" distR="0" wp14:anchorId="11B0ABFD" wp14:editId="41C2C2FB">
                                      <wp:extent cx="1692234" cy="617846"/>
                                      <wp:effectExtent l="0" t="0" r="3810" b="0"/>
                                      <wp:docPr id="97157424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772081" name="Picture 1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699557" cy="620520"/>
                                              </a:xfrm>
                                              <a:prstGeom prst="rect">
                                                <a:avLst/>
                                              </a:prstGeom>
                                              <a:noFill/>
                                              <a:ln>
                                                <a:noFill/>
                                              </a:ln>
                                            </pic:spPr>
                                          </pic:pic>
                                        </a:graphicData>
                                      </a:graphic>
                                    </wp:inline>
                                  </w:drawing>
                                </w:r>
                              </w:sdtContent>
                            </w:sdt>
                            <w:r w:rsidR="00054227" w:rsidRPr="00296512">
                              <w:t xml:space="preserve">  </w:t>
                            </w:r>
                          </w:p>
                          <w:p w14:paraId="5D50D0C3" w14:textId="77777777" w:rsidR="00054227" w:rsidRPr="00622967" w:rsidRDefault="00054227" w:rsidP="00054227">
                            <w:pPr>
                              <w:spacing w:before="60"/>
                              <w:jc w:val="right"/>
                              <w:rPr>
                                <w:sz w:val="18"/>
                                <w:szCs w:val="18"/>
                                <w:highlight w:val="yellow"/>
                              </w:rPr>
                            </w:pPr>
                            <w:r w:rsidRPr="00622967">
                              <w:rPr>
                                <w:sz w:val="18"/>
                                <w:szCs w:val="18"/>
                                <w:highlight w:val="yellow"/>
                              </w:rPr>
                              <w:t>Click icon to insert client logo,</w:t>
                            </w:r>
                          </w:p>
                          <w:p w14:paraId="0065B2CB" w14:textId="77777777" w:rsidR="00054227" w:rsidRPr="00622967" w:rsidRDefault="00054227" w:rsidP="00054227">
                            <w:pPr>
                              <w:spacing w:before="60"/>
                              <w:jc w:val="right"/>
                              <w:rPr>
                                <w:sz w:val="24"/>
                                <w:szCs w:val="24"/>
                              </w:rPr>
                            </w:pPr>
                            <w:r w:rsidRPr="00622967">
                              <w:rPr>
                                <w:sz w:val="18"/>
                                <w:szCs w:val="18"/>
                                <w:highlight w:val="yellow"/>
                              </w:rPr>
                              <w:t>then delete this text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shapetype w14:anchorId="102FA861" id="_x0000_t202" coordsize="21600,21600" o:spt="202" path="m,l,21600r21600,l21600,xe">
                <v:stroke joinstyle="miter"/>
                <v:path gradientshapeok="t" o:connecttype="rect"/>
              </v:shapetype>
              <v:shape id="Customer logo" o:spid="_x0000_s1026" type="#_x0000_t202" style="position:absolute;margin-left:388.75pt;margin-top:-11.8pt;width:149.35pt;height:93.4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" filled="f" stroked="f">
                <v:textbox inset="0,0,0,0">
                  <w:txbxContent>
                    <w:p w14:paraId="21B5FA52" w14:textId="77777777" w:rsidR="00054227" w:rsidRDefault="0067061E" w:rsidP="00054227">
                      <w:pPr>
                        <w:jc w:val="right"/>
                      </w:pPr>
                      <w:sdt>
                        <w:sdtPr>
                          <w:id w:val="1013110747"/>
                          <w:showingPlcHdr/>
                          <w:picture/>
                        </w:sdtPr>
                        <w:sdtEndPr/>
                        <w:sdtContent>
                          <w:r w:rsidR="00054227" w:rsidRPr="00296512">
                            <w:rPr>
                              <w:noProof/>
                            </w:rPr>
                            <w:drawing>
                              <wp:inline distT="0" distB="0" distL="0" distR="0" wp14:anchorId="11B0ABFD" wp14:editId="41C2C2FB">
                                <wp:extent cx="1692234" cy="617846"/>
                                <wp:effectExtent l="0" t="0" r="3810" b="0"/>
                                <wp:docPr id="97157424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772081" name="Picture 1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699557" cy="620520"/>
                                        </a:xfrm>
                                        <a:prstGeom prst="rect">
                                          <a:avLst/>
                                        </a:prstGeom>
                                        <a:noFill/>
                                        <a:ln>
                                          <a:noFill/>
                                        </a:ln>
                                      </pic:spPr>
                                    </pic:pic>
                                  </a:graphicData>
                                </a:graphic>
                              </wp:inline>
                            </w:drawing>
                          </w:r>
                        </w:sdtContent>
                      </w:sdt>
                      <w:r w:rsidR="00054227" w:rsidRPr="00296512">
                        <w:t xml:space="preserve">  </w:t>
                      </w:r>
                    </w:p>
                    <w:p w14:paraId="5D50D0C3" w14:textId="77777777" w:rsidR="00054227" w:rsidRPr="00622967" w:rsidRDefault="00054227" w:rsidP="00054227">
                      <w:pPr>
                        <w:spacing w:before="60"/>
                        <w:jc w:val="right"/>
                        <w:rPr>
                          <w:sz w:val="18"/>
                          <w:szCs w:val="18"/>
                          <w:highlight w:val="yellow"/>
                        </w:rPr>
                      </w:pPr>
                      <w:r w:rsidRPr="00622967">
                        <w:rPr>
                          <w:sz w:val="18"/>
                          <w:szCs w:val="18"/>
                          <w:highlight w:val="yellow"/>
                        </w:rPr>
                        <w:t>Click icon to insert client logo,</w:t>
                      </w:r>
                    </w:p>
                    <w:p w14:paraId="0065B2CB" w14:textId="77777777" w:rsidR="00054227" w:rsidRPr="00622967" w:rsidRDefault="00054227" w:rsidP="00054227">
                      <w:pPr>
                        <w:spacing w:before="60"/>
                        <w:jc w:val="right"/>
                        <w:rPr>
                          <w:sz w:val="24"/>
                          <w:szCs w:val="24"/>
                        </w:rPr>
                      </w:pPr>
                      <w:r w:rsidRPr="00622967">
                        <w:rPr>
                          <w:sz w:val="18"/>
                          <w:szCs w:val="18"/>
                          <w:highlight w:val="yellow"/>
                        </w:rPr>
                        <w:t>then delete this text</w:t>
                      </w:r>
                    </w:p>
                  </w:txbxContent>
                </v:textbox>
              </v:shape>
            </w:pict>
          </mc:Fallback>
        </mc:AlternateContent>
      </w:r>
    </w:p>
    <w:p w14:paraId="63FBE329" w14:textId="60528003" w:rsidR="0027317A" w:rsidRDefault="0027317A" w:rsidP="0033492E"/>
    <w:p w14:paraId="1AB195D8" w14:textId="439CFE65" w:rsidR="0027317A" w:rsidRDefault="0027317A" w:rsidP="0033492E"/>
    <w:p w14:paraId="6B4808C0" w14:textId="77777777" w:rsidR="0027317A" w:rsidRDefault="0027317A" w:rsidP="0033492E"/>
    <w:p w14:paraId="067D73F8" w14:textId="18331E82" w:rsidR="0027317A" w:rsidRDefault="0060148B" w:rsidP="0033492E">
      <w:r>
        <w:rPr>
          <w:noProof/>
        </w:rPr>
        <mc:AlternateContent>
          <mc:Choice Requires="wpg">
            <w:drawing>
              <wp:anchor distT="0" distB="0" distL="114300" distR="114300" simplePos="0" relativeHeight="251658242" behindDoc="0" locked="0" layoutInCell="1" allowOverlap="1" wp14:anchorId="72CE9D47" wp14:editId="01E0751A">
                <wp:simplePos x="0" y="0"/>
                <wp:positionH relativeFrom="column">
                  <wp:posOffset>2964419</wp:posOffset>
                </wp:positionH>
                <wp:positionV relativeFrom="paragraph">
                  <wp:posOffset>2529091</wp:posOffset>
                </wp:positionV>
                <wp:extent cx="3957955" cy="4542155"/>
                <wp:effectExtent l="0" t="0" r="0" b="0"/>
                <wp:wrapNone/>
                <wp:docPr id="40402899" name="Group 12"/>
                <wp:cNvGraphicFramePr/>
                <a:graphic xmlns:a="http://schemas.openxmlformats.org/drawingml/2006/main">
                  <a:graphicData uri="http://schemas.microsoft.com/office/word/2010/wordprocessingGroup">
                    <wpg:wgp>
                      <wpg:cNvGrpSpPr/>
                      <wpg:grpSpPr>
                        <a:xfrm>
                          <a:off x="0" y="0"/>
                          <a:ext cx="3957955" cy="4542155"/>
                          <a:chOff x="1114768" y="-364"/>
                          <a:chExt cx="3957955" cy="4542155"/>
                        </a:xfrm>
                      </wpg:grpSpPr>
                      <wps:wsp>
                        <wps:cNvPr id="1241680811" name="Text Box 2">
                          <a:extLst>
                            <a:ext uri="{FF2B5EF4-FFF2-40B4-BE49-F238E27FC236}">
                              <a16:creationId xmlns:a16="http://schemas.microsoft.com/office/drawing/2014/main" id="{E5913A36-5F85-4AE4-284A-9CE0F0C81254}"/>
                            </a:ext>
                          </a:extLst>
                        </wps:cNvPr>
                        <wps:cNvSpPr txBox="1"/>
                        <wps:spPr>
                          <a:xfrm>
                            <a:off x="2837285" y="2279216"/>
                            <a:ext cx="2223770" cy="567055"/>
                          </a:xfrm>
                          <a:prstGeom prst="rect">
                            <a:avLst/>
                          </a:prstGeom>
                          <a:noFill/>
                          <a:ln w="6350">
                            <a:noFill/>
                          </a:ln>
                        </wps:spPr>
                        <wps:txbx>
                          <w:txbxContent>
                            <w:p w14:paraId="4DFCD360" w14:textId="77777777" w:rsidR="00054227" w:rsidRPr="00622967" w:rsidRDefault="00054227" w:rsidP="00054227">
                              <w:pPr>
                                <w:spacing w:before="0" w:after="60"/>
                                <w:jc w:val="right"/>
                                <w:rPr>
                                  <w:rFonts w:eastAsia="Segoe UI"/>
                                  <w:b/>
                                  <w:color w:val="262626" w:themeColor="text1" w:themeTint="D9"/>
                                  <w:kern w:val="24"/>
                                </w:rPr>
                              </w:pPr>
                              <w:r w:rsidRPr="00622967">
                                <w:rPr>
                                  <w:rFonts w:eastAsia="Segoe UI"/>
                                  <w:b/>
                                  <w:color w:val="262626" w:themeColor="text1" w:themeTint="D9"/>
                                  <w:kern w:val="24"/>
                                </w:rPr>
                                <w:t>Prepared for:</w:t>
                              </w:r>
                            </w:p>
                            <w:p w14:paraId="7745F8FE" w14:textId="3873C836" w:rsidR="00054227" w:rsidRPr="00C320F8" w:rsidRDefault="00874CEE" w:rsidP="00054227">
                              <w:pPr>
                                <w:spacing w:before="0" w:after="120" w:line="264" w:lineRule="auto"/>
                                <w:jc w:val="right"/>
                                <w:rPr>
                                  <w:rStyle w:val="Instructional"/>
                                </w:rPr>
                              </w:pPr>
                              <w:r w:rsidRPr="00C320F8">
                                <w:rPr>
                                  <w:rStyle w:val="Instructional"/>
                                </w:rPr>
                                <w:t>[</w:t>
                              </w:r>
                              <w:r w:rsidRPr="00874CEE">
                                <w:rPr>
                                  <w:rStyle w:val="Instructional"/>
                                </w:rPr>
                                <w:t>Customer name</w:t>
                              </w:r>
                              <w:r w:rsidRPr="00C320F8">
                                <w:rPr>
                                  <w:rStyle w:val="Instructional"/>
                                </w:rPr>
                                <w:t>]</w:t>
                              </w:r>
                            </w:p>
                          </w:txbxContent>
                        </wps:txbx>
                        <wps:bodyPr rot="0" spcFirstLastPara="0" vert="horz" wrap="square" lIns="91440" tIns="45720" rIns="91440" bIns="45720" numCol="1" spcCol="0" rtlCol="0" fromWordArt="0" anchor="ctr" anchorCtr="0" forceAA="0" compatLnSpc="1">
                          <a:prstTxWarp prst="textNoShape">
                            <a:avLst/>
                          </a:prstTxWarp>
                          <a:spAutoFit/>
                        </wps:bodyPr>
                      </wps:wsp>
                      <wps:wsp>
                        <wps:cNvPr id="1444940248" name="Text Box 2">
                          <a:extLst>
                            <a:ext uri="{FF2B5EF4-FFF2-40B4-BE49-F238E27FC236}">
                              <a16:creationId xmlns:a16="http://schemas.microsoft.com/office/drawing/2014/main" id="{C6BA5850-2478-6502-1ADE-26389579BE65}"/>
                            </a:ext>
                          </a:extLst>
                        </wps:cNvPr>
                        <wps:cNvSpPr txBox="1"/>
                        <wps:spPr>
                          <a:xfrm>
                            <a:off x="2255448" y="3074758"/>
                            <a:ext cx="2809875" cy="549910"/>
                          </a:xfrm>
                          <a:prstGeom prst="rect">
                            <a:avLst/>
                          </a:prstGeom>
                          <a:noFill/>
                          <a:ln w="6350">
                            <a:noFill/>
                          </a:ln>
                        </wps:spPr>
                        <wps:txbx>
                          <w:txbxContent>
                            <w:p w14:paraId="6378EBA7" w14:textId="77777777" w:rsidR="00054227" w:rsidRPr="00622967" w:rsidRDefault="00054227" w:rsidP="00054227">
                              <w:pPr>
                                <w:spacing w:before="0" w:after="60"/>
                                <w:jc w:val="right"/>
                                <w:rPr>
                                  <w:rFonts w:eastAsia="Segoe UI"/>
                                  <w:b/>
                                  <w:color w:val="262626" w:themeColor="text1" w:themeTint="D9"/>
                                  <w:kern w:val="24"/>
                                </w:rPr>
                              </w:pPr>
                              <w:r w:rsidRPr="00622967">
                                <w:rPr>
                                  <w:rFonts w:eastAsia="Segoe UI"/>
                                  <w:b/>
                                  <w:color w:val="262626" w:themeColor="text1" w:themeTint="D9"/>
                                  <w:kern w:val="24"/>
                                </w:rPr>
                                <w:t>Prepared by:</w:t>
                              </w:r>
                            </w:p>
                            <w:p w14:paraId="30F55F81" w14:textId="77777777" w:rsidR="00054227" w:rsidRPr="00622967" w:rsidRDefault="00054227" w:rsidP="00054227">
                              <w:pPr>
                                <w:spacing w:before="0" w:after="120"/>
                                <w:jc w:val="right"/>
                                <w:rPr>
                                  <w:rFonts w:eastAsia="Segoe UI"/>
                                  <w:color w:val="404040"/>
                                  <w:kern w:val="24"/>
                                </w:rPr>
                              </w:pPr>
                              <w:r w:rsidRPr="00622967">
                                <w:rPr>
                                  <w:rFonts w:eastAsia="Segoe UI"/>
                                  <w:color w:val="404040"/>
                                  <w:kern w:val="24"/>
                                </w:rPr>
                                <w:t>Microsoft Industry Solutions Delivery</w:t>
                              </w:r>
                            </w:p>
                          </w:txbxContent>
                        </wps:txbx>
                        <wps:bodyPr rot="0" spcFirstLastPara="0" vert="horz" wrap="square" lIns="91440" tIns="45720" rIns="91440" bIns="45720" numCol="1" spcCol="0" rtlCol="0" fromWordArt="0" anchor="ctr" anchorCtr="0" forceAA="0" compatLnSpc="1">
                          <a:prstTxWarp prst="textNoShape">
                            <a:avLst/>
                          </a:prstTxWarp>
                          <a:spAutoFit/>
                        </wps:bodyPr>
                      </wps:wsp>
                      <wps:wsp>
                        <wps:cNvPr id="2075202419" name="Text Box 2">
                          <a:extLst>
                            <a:ext uri="{FF2B5EF4-FFF2-40B4-BE49-F238E27FC236}">
                              <a16:creationId xmlns:a16="http://schemas.microsoft.com/office/drawing/2014/main" id="{4F94323F-991A-6D71-346A-A36C81478F19}"/>
                            </a:ext>
                          </a:extLst>
                        </wps:cNvPr>
                        <wps:cNvSpPr txBox="1"/>
                        <wps:spPr>
                          <a:xfrm>
                            <a:off x="1114768" y="331333"/>
                            <a:ext cx="3957955" cy="1370330"/>
                          </a:xfrm>
                          <a:prstGeom prst="rect">
                            <a:avLst/>
                          </a:prstGeom>
                          <a:noFill/>
                          <a:ln w="6350">
                            <a:noFill/>
                          </a:ln>
                        </wps:spPr>
                        <wps:txbx>
                          <w:txbxContent>
                            <w:p w14:paraId="34A1B065" w14:textId="52719393" w:rsidR="00054227" w:rsidRPr="0027317A" w:rsidRDefault="00547B1E" w:rsidP="00054227">
                              <w:pPr>
                                <w:spacing w:after="40" w:line="216" w:lineRule="auto"/>
                                <w:jc w:val="right"/>
                                <w:rPr>
                                  <w:rFonts w:eastAsia="Segoe UI" w:hAnsi="Segoe UI" w:cs="Vani"/>
                                  <w:b/>
                                  <w:bCs/>
                                  <w:color w:val="262626" w:themeColor="text1" w:themeTint="D9"/>
                                  <w:kern w:val="24"/>
                                  <w:sz w:val="72"/>
                                  <w:szCs w:val="72"/>
                                </w:rPr>
                              </w:pPr>
                              <w:r w:rsidRPr="00547B1E">
                                <w:rPr>
                                  <w:rFonts w:eastAsia="Segoe UI" w:hAnsi="Segoe UI" w:cs="Vani"/>
                                  <w:b/>
                                  <w:bCs/>
                                  <w:color w:val="262626" w:themeColor="text1" w:themeTint="D9"/>
                                  <w:kern w:val="24"/>
                                  <w:sz w:val="72"/>
                                  <w:szCs w:val="72"/>
                                </w:rPr>
                                <w:t>Agentic AI Transformation</w:t>
                              </w:r>
                            </w:p>
                          </w:txbxContent>
                        </wps:txbx>
                        <wps:bodyPr rot="0" spcFirstLastPara="0" vert="horz" wrap="square" lIns="91440" tIns="45720" rIns="91440" bIns="45720" numCol="1" spcCol="0" rtlCol="0" fromWordArt="0" anchor="t" anchorCtr="0" forceAA="0" compatLnSpc="1">
                          <a:prstTxWarp prst="textNoShape">
                            <a:avLst/>
                          </a:prstTxWarp>
                          <a:spAutoFit/>
                        </wps:bodyPr>
                      </wps:wsp>
                      <wps:wsp>
                        <wps:cNvPr id="1150963815" name="Text Box 2">
                          <a:extLst>
                            <a:ext uri="{FF2B5EF4-FFF2-40B4-BE49-F238E27FC236}">
                              <a16:creationId xmlns:a16="http://schemas.microsoft.com/office/drawing/2014/main" id="{3A927872-8091-8CC9-6563-9EE0FDA52F50}"/>
                            </a:ext>
                          </a:extLst>
                        </wps:cNvPr>
                        <wps:cNvSpPr txBox="1"/>
                        <wps:spPr>
                          <a:xfrm>
                            <a:off x="3086956" y="-364"/>
                            <a:ext cx="1978025" cy="596900"/>
                          </a:xfrm>
                          <a:prstGeom prst="rect">
                            <a:avLst/>
                          </a:prstGeom>
                          <a:noFill/>
                          <a:ln w="6350">
                            <a:noFill/>
                          </a:ln>
                        </wps:spPr>
                        <wps:txbx>
                          <w:txbxContent>
                            <w:p w14:paraId="19865DE6" w14:textId="77777777" w:rsidR="00054227" w:rsidRPr="00622967" w:rsidRDefault="00054227" w:rsidP="00054227">
                              <w:pPr>
                                <w:spacing w:after="120"/>
                                <w:jc w:val="right"/>
                                <w:rPr>
                                  <w:rFonts w:eastAsia="Segoe UI"/>
                                  <w:color w:val="0070C0"/>
                                  <w:kern w:val="24"/>
                                  <w:sz w:val="32"/>
                                  <w:szCs w:val="32"/>
                                </w:rPr>
                              </w:pPr>
                              <w:r w:rsidRPr="00622967">
                                <w:rPr>
                                  <w:rFonts w:eastAsia="Segoe UI"/>
                                  <w:color w:val="0070C0"/>
                                  <w:kern w:val="24"/>
                                  <w:sz w:val="32"/>
                                  <w:szCs w:val="32"/>
                                </w:rPr>
                                <w:t>Statement of Work</w:t>
                              </w:r>
                            </w:p>
                          </w:txbxContent>
                        </wps:txbx>
                        <wps:bodyPr rot="0" spcFirstLastPara="0" vert="horz" wrap="square" lIns="91440" tIns="45720" rIns="91440" bIns="45720" numCol="1" spcCol="0" rtlCol="0" fromWordArt="0" anchor="ctr" anchorCtr="0" forceAA="0" compatLnSpc="1">
                          <a:prstTxWarp prst="textNoShape">
                            <a:avLst/>
                          </a:prstTxWarp>
                          <a:spAutoFit/>
                        </wps:bodyPr>
                      </wps:wsp>
                      <wps:wsp>
                        <wps:cNvPr id="71749296" name="Text Box 2">
                          <a:extLst>
                            <a:ext uri="{FF2B5EF4-FFF2-40B4-BE49-F238E27FC236}">
                              <a16:creationId xmlns:a16="http://schemas.microsoft.com/office/drawing/2014/main" id="{92821668-D0E1-2F9C-7094-A0F4590F1806}"/>
                            </a:ext>
                          </a:extLst>
                        </wps:cNvPr>
                        <wps:cNvSpPr txBox="1"/>
                        <wps:spPr>
                          <a:xfrm>
                            <a:off x="2978824" y="4046491"/>
                            <a:ext cx="2089150" cy="495300"/>
                          </a:xfrm>
                          <a:prstGeom prst="rect">
                            <a:avLst/>
                          </a:prstGeom>
                          <a:noFill/>
                          <a:ln w="6350">
                            <a:noFill/>
                          </a:ln>
                        </wps:spPr>
                        <wps:txbx>
                          <w:txbxContent>
                            <w:p w14:paraId="1B02B0DC" w14:textId="0F731A0D" w:rsidR="00054227" w:rsidRPr="00622967" w:rsidRDefault="00054227" w:rsidP="00054227">
                              <w:pPr>
                                <w:spacing w:after="120"/>
                                <w:jc w:val="right"/>
                                <w:rPr>
                                  <w:rFonts w:eastAsia="Segoe UI"/>
                                  <w:color w:val="404040"/>
                                  <w:kern w:val="24"/>
                                </w:rPr>
                              </w:pPr>
                              <w:r w:rsidRPr="00622967">
                                <w:rPr>
                                  <w:rFonts w:eastAsia="Segoe UI"/>
                                  <w:color w:val="404040"/>
                                  <w:kern w:val="24"/>
                                </w:rPr>
                                <w:fldChar w:fldCharType="begin"/>
                              </w:r>
                              <w:r w:rsidRPr="00622967">
                                <w:rPr>
                                  <w:rFonts w:eastAsia="Segoe UI"/>
                                  <w:color w:val="404040"/>
                                  <w:kern w:val="24"/>
                                </w:rPr>
                                <w:instrText xml:space="preserve"> DATE \@ "MMMM d, yyyy" </w:instrText>
                              </w:r>
                              <w:r w:rsidRPr="00622967">
                                <w:rPr>
                                  <w:rFonts w:eastAsia="Segoe UI"/>
                                  <w:color w:val="404040"/>
                                  <w:kern w:val="24"/>
                                </w:rPr>
                                <w:fldChar w:fldCharType="separate"/>
                              </w:r>
                              <w:r w:rsidR="00557603">
                                <w:rPr>
                                  <w:rFonts w:eastAsia="Segoe UI"/>
                                  <w:noProof/>
                                  <w:color w:val="404040"/>
                                  <w:kern w:val="24"/>
                                </w:rPr>
                                <w:t>May 14, 2026</w:t>
                              </w:r>
                              <w:r w:rsidRPr="00622967">
                                <w:rPr>
                                  <w:rFonts w:eastAsia="Segoe UI"/>
                                  <w:color w:val="404040"/>
                                  <w:kern w:val="24"/>
                                </w:rPr>
                                <w:fldChar w:fldCharType="end"/>
                              </w:r>
                            </w:p>
                          </w:txbxContent>
                        </wps:txbx>
                        <wps:bodyPr rot="0" spcFirstLastPara="0" vert="horz" wrap="square" lIns="91440" tIns="45720" rIns="91440" bIns="45720" numCol="1" spcCol="0" rtlCol="0" fromWordArt="0" anchor="ctr" anchorCtr="0" forceAA="0" compatLnSpc="1">
                          <a:prstTxWarp prst="textNoShape">
                            <a:avLst/>
                          </a:prstTxWarp>
                          <a:spAutoFit/>
                        </wps:bodyPr>
                      </wps:wsp>
                      <wps:wsp>
                        <wps:cNvPr id="1739518484" name="Text Box 2">
                          <a:extLst>
                            <a:ext uri="{FF2B5EF4-FFF2-40B4-BE49-F238E27FC236}">
                              <a16:creationId xmlns:a16="http://schemas.microsoft.com/office/drawing/2014/main" id="{EF7DEA9D-DE31-48BE-8C2B-D6FC9318C0A9}"/>
                            </a:ext>
                          </a:extLst>
                        </wps:cNvPr>
                        <wps:cNvSpPr txBox="1"/>
                        <wps:spPr>
                          <a:xfrm>
                            <a:off x="3929278" y="3754095"/>
                            <a:ext cx="1142365" cy="495300"/>
                          </a:xfrm>
                          <a:prstGeom prst="rect">
                            <a:avLst/>
                          </a:prstGeom>
                          <a:noFill/>
                          <a:ln w="6350">
                            <a:noFill/>
                          </a:ln>
                        </wps:spPr>
                        <wps:txbx>
                          <w:txbxContent>
                            <w:p w14:paraId="425832C8" w14:textId="24CD4B78" w:rsidR="00054227" w:rsidRPr="00622967" w:rsidRDefault="00054227" w:rsidP="00054227">
                              <w:pPr>
                                <w:spacing w:after="120"/>
                                <w:jc w:val="right"/>
                                <w:rPr>
                                  <w:rFonts w:eastAsia="Segoe UI"/>
                                  <w:color w:val="404040"/>
                                  <w:kern w:val="24"/>
                                </w:rPr>
                              </w:pPr>
                              <w:r w:rsidRPr="00622967">
                                <w:rPr>
                                  <w:rFonts w:eastAsia="Segoe UI"/>
                                  <w:color w:val="404040"/>
                                  <w:kern w:val="24"/>
                                </w:rPr>
                                <w:t xml:space="preserve">Version </w:t>
                              </w:r>
                              <w:r w:rsidR="006F44F9">
                                <w:rPr>
                                  <w:rFonts w:eastAsia="Segoe UI"/>
                                  <w:color w:val="404040"/>
                                  <w:kern w:val="24"/>
                                </w:rPr>
                                <w:t>2</w:t>
                              </w:r>
                              <w:r w:rsidRPr="00622967">
                                <w:rPr>
                                  <w:rFonts w:eastAsia="Segoe UI"/>
                                  <w:color w:val="404040"/>
                                  <w:kern w:val="24"/>
                                </w:rPr>
                                <w:t>.</w:t>
                              </w:r>
                              <w:r w:rsidR="00F1202B">
                                <w:rPr>
                                  <w:rFonts w:eastAsia="Segoe UI"/>
                                  <w:color w:val="404040"/>
                                  <w:kern w:val="24"/>
                                </w:rPr>
                                <w:t>1</w:t>
                              </w:r>
                            </w:p>
                          </w:txbxContent>
                        </wps:txbx>
                        <wps:bodyPr rot="0" spcFirstLastPara="0" vert="horz" wrap="square" lIns="91440" tIns="45720" rIns="91440" bIns="45720" numCol="1" spcCol="0" rtlCol="0" fromWordArt="0" anchor="ctr" anchorCtr="0" forceAA="0" compatLnSpc="1">
                          <a:prstTxWarp prst="textNoShape">
                            <a:avLst/>
                          </a:prstTxWarp>
                          <a:spAutoFit/>
                        </wps:bodyPr>
                      </wps:wsp>
                      <wps:wsp>
                        <wps:cNvPr id="1286313268" name="Straight Connector 27">
                          <a:extLst>
                            <a:ext uri="{FF2B5EF4-FFF2-40B4-BE49-F238E27FC236}">
                              <a16:creationId xmlns:a16="http://schemas.microsoft.com/office/drawing/2014/main" id="{DEE25845-EB2F-56BD-5D43-88352846081B}"/>
                            </a:ext>
                          </a:extLst>
                        </wps:cNvPr>
                        <wps:cNvCnPr>
                          <a:cxnSpLocks/>
                        </wps:cNvCnPr>
                        <wps:spPr>
                          <a:xfrm flipH="1">
                            <a:off x="3491345" y="2006930"/>
                            <a:ext cx="1471295" cy="0"/>
                          </a:xfrm>
                          <a:prstGeom prst="line">
                            <a:avLst/>
                          </a:prstGeom>
                          <a:ln w="25400" cap="rnd">
                            <a:solidFill>
                              <a:srgbClr val="0070C0"/>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72CE9D47" id="Group 12" o:spid="_x0000_s1027" style="position:absolute;margin-left:233.4pt;margin-top:199.15pt;width:311.65pt;height:357.65pt;z-index:251658242" coordorigin="11147,-3" coordsize="39579,454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">
                <v:shape id="Text Box 2" o:spid="_x0000_s1028" type="#_x0000_t202" style="position:absolute;left:28372;top:22792;width:22238;height:56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" filled="f" stroked="f" strokeweight=".5pt">
                  <v:textbox style="mso-fit-shape-to-text:t">
                    <w:txbxContent>
                      <w:p w14:paraId="4DFCD360" w14:textId="77777777" w:rsidR="00054227" w:rsidRPr="00622967" w:rsidRDefault="00054227" w:rsidP="00054227">
                        <w:pPr>
                          <w:spacing w:before="0" w:after="60"/>
                          <w:jc w:val="right"/>
                          <w:rPr>
                            <w:rFonts w:eastAsia="Segoe UI"/>
                            <w:b/>
                            <w:color w:val="262626" w:themeColor="text1" w:themeTint="D9"/>
                            <w:kern w:val="24"/>
                          </w:rPr>
                        </w:pPr>
                        <w:r w:rsidRPr="00622967">
                          <w:rPr>
                            <w:rFonts w:eastAsia="Segoe UI"/>
                            <w:b/>
                            <w:color w:val="262626" w:themeColor="text1" w:themeTint="D9"/>
                            <w:kern w:val="24"/>
                          </w:rPr>
                          <w:t>Prepared for:</w:t>
                        </w:r>
                      </w:p>
                      <w:p w14:paraId="7745F8FE" w14:textId="3873C836" w:rsidR="00054227" w:rsidRPr="00C320F8" w:rsidRDefault="00874CEE" w:rsidP="00054227">
                        <w:pPr>
                          <w:spacing w:before="0" w:after="120" w:line="264" w:lineRule="auto"/>
                          <w:jc w:val="right"/>
                          <w:rPr>
                            <w:rStyle w:val="Instructional"/>
                          </w:rPr>
                        </w:pPr>
                        <w:r w:rsidRPr="00C320F8">
                          <w:rPr>
                            <w:rStyle w:val="Instructional"/>
                          </w:rPr>
                          <w:t>[</w:t>
                        </w:r>
                        <w:r w:rsidRPr="00874CEE">
                          <w:rPr>
                            <w:rStyle w:val="Instructional"/>
                          </w:rPr>
                          <w:t>Customer name</w:t>
                        </w:r>
                        <w:r w:rsidRPr="00C320F8">
                          <w:rPr>
                            <w:rStyle w:val="Instructional"/>
                          </w:rPr>
                          <w:t>]</w:t>
                        </w:r>
                      </w:p>
                    </w:txbxContent>
                  </v:textbox>
                </v:shape>
                <v:shape id="Text Box 2" o:spid="_x0000_s1029" type="#_x0000_t202" style="position:absolute;left:22554;top:30747;width:28099;height:54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" filled="f" stroked="f" strokeweight=".5pt">
                  <v:textbox style="mso-fit-shape-to-text:t">
                    <w:txbxContent>
                      <w:p w14:paraId="6378EBA7" w14:textId="77777777" w:rsidR="00054227" w:rsidRPr="00622967" w:rsidRDefault="00054227" w:rsidP="00054227">
                        <w:pPr>
                          <w:spacing w:before="0" w:after="60"/>
                          <w:jc w:val="right"/>
                          <w:rPr>
                            <w:rFonts w:eastAsia="Segoe UI"/>
                            <w:b/>
                            <w:color w:val="262626" w:themeColor="text1" w:themeTint="D9"/>
                            <w:kern w:val="24"/>
                          </w:rPr>
                        </w:pPr>
                        <w:r w:rsidRPr="00622967">
                          <w:rPr>
                            <w:rFonts w:eastAsia="Segoe UI"/>
                            <w:b/>
                            <w:color w:val="262626" w:themeColor="text1" w:themeTint="D9"/>
                            <w:kern w:val="24"/>
                          </w:rPr>
                          <w:t>Prepared by:</w:t>
                        </w:r>
                      </w:p>
                      <w:p w14:paraId="30F55F81" w14:textId="77777777" w:rsidR="00054227" w:rsidRPr="00622967" w:rsidRDefault="00054227" w:rsidP="00054227">
                        <w:pPr>
                          <w:spacing w:before="0" w:after="120"/>
                          <w:jc w:val="right"/>
                          <w:rPr>
                            <w:rFonts w:eastAsia="Segoe UI"/>
                            <w:color w:val="404040"/>
                            <w:kern w:val="24"/>
                          </w:rPr>
                        </w:pPr>
                        <w:r w:rsidRPr="00622967">
                          <w:rPr>
                            <w:rFonts w:eastAsia="Segoe UI"/>
                            <w:color w:val="404040"/>
                            <w:kern w:val="24"/>
                          </w:rPr>
                          <w:t>Microsoft Industry Solutions Delivery</w:t>
                        </w:r>
                      </w:p>
                    </w:txbxContent>
                  </v:textbox>
                </v:shape>
                <v:shape id="Text Box 2" o:spid="_x0000_s1030" type="#_x0000_t202" style="position:absolute;left:11147;top:3313;width:39580;height:13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" filled="f" stroked="f" strokeweight=".5pt">
                  <v:textbox style="mso-fit-shape-to-text:t">
                    <w:txbxContent>
                      <w:p w14:paraId="34A1B065" w14:textId="52719393" w:rsidR="00054227" w:rsidRPr="0027317A" w:rsidRDefault="00547B1E" w:rsidP="00054227">
                        <w:pPr>
                          <w:spacing w:after="40" w:line="216" w:lineRule="auto"/>
                          <w:jc w:val="right"/>
                          <w:rPr>
                            <w:rFonts w:eastAsia="Segoe UI" w:hAnsi="Segoe UI" w:cs="Vani"/>
                            <w:b/>
                            <w:bCs/>
                            <w:color w:val="262626" w:themeColor="text1" w:themeTint="D9"/>
                            <w:kern w:val="24"/>
                            <w:sz w:val="72"/>
                            <w:szCs w:val="72"/>
                          </w:rPr>
                        </w:pPr>
                        <w:r w:rsidRPr="00547B1E">
                          <w:rPr>
                            <w:rFonts w:eastAsia="Segoe UI" w:hAnsi="Segoe UI" w:cs="Vani"/>
                            <w:b/>
                            <w:bCs/>
                            <w:color w:val="262626" w:themeColor="text1" w:themeTint="D9"/>
                            <w:kern w:val="24"/>
                            <w:sz w:val="72"/>
                            <w:szCs w:val="72"/>
                          </w:rPr>
                          <w:t>Agentic AI Transformation</w:t>
                        </w:r>
                      </w:p>
                    </w:txbxContent>
                  </v:textbox>
                </v:shape>
                <v:shape id="Text Box 2" o:spid="_x0000_s1031" type="#_x0000_t202" style="position:absolute;left:30869;top:-3;width:19780;height:59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" filled="f" stroked="f" strokeweight=".5pt">
                  <v:textbox style="mso-fit-shape-to-text:t">
                    <w:txbxContent>
                      <w:p w14:paraId="19865DE6" w14:textId="77777777" w:rsidR="00054227" w:rsidRPr="00622967" w:rsidRDefault="00054227" w:rsidP="00054227">
                        <w:pPr>
                          <w:spacing w:after="120"/>
                          <w:jc w:val="right"/>
                          <w:rPr>
                            <w:rFonts w:eastAsia="Segoe UI"/>
                            <w:color w:val="0070C0"/>
                            <w:kern w:val="24"/>
                            <w:sz w:val="32"/>
                            <w:szCs w:val="32"/>
                          </w:rPr>
                        </w:pPr>
                        <w:r w:rsidRPr="00622967">
                          <w:rPr>
                            <w:rFonts w:eastAsia="Segoe UI"/>
                            <w:color w:val="0070C0"/>
                            <w:kern w:val="24"/>
                            <w:sz w:val="32"/>
                            <w:szCs w:val="32"/>
                          </w:rPr>
                          <w:t>Statement of Work</w:t>
                        </w:r>
                      </w:p>
                    </w:txbxContent>
                  </v:textbox>
                </v:shape>
                <v:shape id="Text Box 2" o:spid="_x0000_s1032" type="#_x0000_t202" style="position:absolute;left:29788;top:40464;width:20891;height:4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" filled="f" stroked="f" strokeweight=".5pt">
                  <v:textbox style="mso-fit-shape-to-text:t">
                    <w:txbxContent>
                      <w:p w14:paraId="1B02B0DC" w14:textId="0F731A0D" w:rsidR="00054227" w:rsidRPr="00622967" w:rsidRDefault="00054227" w:rsidP="00054227">
                        <w:pPr>
                          <w:spacing w:after="120"/>
                          <w:jc w:val="right"/>
                          <w:rPr>
                            <w:rFonts w:eastAsia="Segoe UI"/>
                            <w:color w:val="404040"/>
                            <w:kern w:val="24"/>
                          </w:rPr>
                        </w:pPr>
                        <w:r w:rsidRPr="00622967">
                          <w:rPr>
                            <w:rFonts w:eastAsia="Segoe UI"/>
                            <w:color w:val="404040"/>
                            <w:kern w:val="24"/>
                          </w:rPr>
                          <w:fldChar w:fldCharType="begin"/>
                        </w:r>
                        <w:r w:rsidRPr="00622967">
                          <w:rPr>
                            <w:rFonts w:eastAsia="Segoe UI"/>
                            <w:color w:val="404040"/>
                            <w:kern w:val="24"/>
                          </w:rPr>
                          <w:instrText xml:space="preserve"> DATE \@ "MMMM d, yyyy" </w:instrText>
                        </w:r>
                        <w:r w:rsidRPr="00622967">
                          <w:rPr>
                            <w:rFonts w:eastAsia="Segoe UI"/>
                            <w:color w:val="404040"/>
                            <w:kern w:val="24"/>
                          </w:rPr>
                          <w:fldChar w:fldCharType="separate"/>
                        </w:r>
                        <w:r w:rsidR="00557603">
                          <w:rPr>
                            <w:rFonts w:eastAsia="Segoe UI"/>
                            <w:noProof/>
                            <w:color w:val="404040"/>
                            <w:kern w:val="24"/>
                          </w:rPr>
                          <w:t>May 14, 2026</w:t>
                        </w:r>
                        <w:r w:rsidRPr="00622967">
                          <w:rPr>
                            <w:rFonts w:eastAsia="Segoe UI"/>
                            <w:color w:val="404040"/>
                            <w:kern w:val="24"/>
                          </w:rPr>
                          <w:fldChar w:fldCharType="end"/>
                        </w:r>
                      </w:p>
                    </w:txbxContent>
                  </v:textbox>
                </v:shape>
                <v:shape id="Text Box 2" o:spid="_x0000_s1033" type="#_x0000_t202" style="position:absolute;left:39292;top:37540;width:11424;height:4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" filled="f" stroked="f" strokeweight=".5pt">
                  <v:textbox style="mso-fit-shape-to-text:t">
                    <w:txbxContent>
                      <w:p w14:paraId="425832C8" w14:textId="24CD4B78" w:rsidR="00054227" w:rsidRPr="00622967" w:rsidRDefault="00054227" w:rsidP="00054227">
                        <w:pPr>
                          <w:spacing w:after="120"/>
                          <w:jc w:val="right"/>
                          <w:rPr>
                            <w:rFonts w:eastAsia="Segoe UI"/>
                            <w:color w:val="404040"/>
                            <w:kern w:val="24"/>
                          </w:rPr>
                        </w:pPr>
                        <w:r w:rsidRPr="00622967">
                          <w:rPr>
                            <w:rFonts w:eastAsia="Segoe UI"/>
                            <w:color w:val="404040"/>
                            <w:kern w:val="24"/>
                          </w:rPr>
                          <w:t xml:space="preserve">Version </w:t>
                        </w:r>
                        <w:r w:rsidR="006F44F9">
                          <w:rPr>
                            <w:rFonts w:eastAsia="Segoe UI"/>
                            <w:color w:val="404040"/>
                            <w:kern w:val="24"/>
                          </w:rPr>
                          <w:t>2</w:t>
                        </w:r>
                        <w:r w:rsidRPr="00622967">
                          <w:rPr>
                            <w:rFonts w:eastAsia="Segoe UI"/>
                            <w:color w:val="404040"/>
                            <w:kern w:val="24"/>
                          </w:rPr>
                          <w:t>.</w:t>
                        </w:r>
                        <w:r w:rsidR="00F1202B">
                          <w:rPr>
                            <w:rFonts w:eastAsia="Segoe UI"/>
                            <w:color w:val="404040"/>
                            <w:kern w:val="24"/>
                          </w:rPr>
                          <w:t>1</w:t>
                        </w:r>
                      </w:p>
                    </w:txbxContent>
                  </v:textbox>
                </v:shape>
                <v:line id="Straight Connector 27" o:spid="_x0000_s1034" style="position:absolute;flip:x;visibility:visible;mso-wrap-style:square" from="34913,20069" to="49626,200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" strokecolor="#0070c0" strokeweight="2pt">
                  <v:stroke joinstyle="miter" endcap="round"/>
                  <o:lock v:ext="edit" shapetype="f"/>
                </v:line>
              </v:group>
            </w:pict>
          </mc:Fallback>
        </mc:AlternateContent>
      </w:r>
    </w:p>
    <w:p w14:paraId="3EC55917" w14:textId="44775C6D" w:rsidR="00376341" w:rsidRDefault="00376341" w:rsidP="0033492E">
      <w:pPr>
        <w:sectPr w:rsidR="00376341" w:rsidSect="00F323E0">
          <w:pgSz w:w="12240" w:h="15840"/>
          <w:pgMar w:top="720" w:right="720" w:bottom="720" w:left="720" w:header="432" w:footer="0" w:gutter="0"/>
          <w:cols w:space="720"/>
          <w:docGrid w:linePitch="360"/>
        </w:sectPr>
      </w:pPr>
    </w:p>
    <w:sdt>
      <w:sdtPr>
        <w:rPr>
          <w:rFonts w:ascii="Segoe UI" w:eastAsiaTheme="minorEastAsia" w:hAnsi="Segoe UI" w:cstheme="minorBidi"/>
          <w:noProof/>
          <w:color w:val="auto"/>
          <w:sz w:val="20"/>
          <w:szCs w:val="20"/>
        </w:rPr>
        <w:id w:val="1992295303"/>
        <w:docPartObj>
          <w:docPartGallery w:val="Table of Contents"/>
          <w:docPartUnique/>
        </w:docPartObj>
      </w:sdtPr>
      <w:sdtEndPr>
        <w:rPr>
          <w:rFonts w:ascii="Segoe Sans Text" w:hAnsi="Segoe Sans Text"/>
          <w:b/>
          <w:bCs/>
        </w:rPr>
      </w:sdtEndPr>
      <w:sdtContent>
        <w:p w14:paraId="73384300" w14:textId="5B38FA14" w:rsidR="002A5282" w:rsidRPr="002A5282" w:rsidRDefault="002A5282" w:rsidP="002A5282">
          <w:pPr>
            <w:pStyle w:val="TOCHeading"/>
          </w:pPr>
          <w:r w:rsidRPr="002A5282">
            <w:t xml:space="preserve">Table of </w:t>
          </w:r>
          <w:r w:rsidR="005B3079">
            <w:t>c</w:t>
          </w:r>
          <w:r w:rsidRPr="002A5282">
            <w:t>ontents</w:t>
          </w:r>
        </w:p>
        <w:p w14:paraId="1C7FE975" w14:textId="7BA7A338" w:rsidR="00F007DB" w:rsidRDefault="002A5282">
          <w:pPr>
            <w:pStyle w:val="TOC1"/>
            <w:tabs>
              <w:tab w:val="right" w:leader="dot" w:pos="9350"/>
            </w:tabs>
            <w:rPr>
              <w:rFonts w:asciiTheme="minorHAnsi" w:hAnsiTheme="minorHAnsi"/>
              <w:b w:val="0"/>
              <w:noProof/>
              <w:kern w:val="2"/>
              <w:sz w:val="24"/>
              <w:szCs w:val="24"/>
              <w:lang w:val="en-CA" w:eastAsia="en-CA"/>
              <w14:ligatures w14:val="standardContextual"/>
            </w:rPr>
          </w:pPr>
          <w:r w:rsidRPr="002A5282">
            <w:t xml:space="preserve"> TOC \o "1-2" \h \z \u </w:t>
          </w:r>
          <w:hyperlink w:anchor="_Toc225414267" w:history="1">
            <w:r w:rsidR="00F007DB" w:rsidRPr="00DC24B0">
              <w:rPr>
                <w:rStyle w:val="Hyperlink"/>
                <w:noProof/>
              </w:rPr>
              <w:t>Introduction</w:t>
            </w:r>
            <w:r w:rsidR="00F007DB">
              <w:rPr>
                <w:noProof/>
                <w:webHidden/>
              </w:rPr>
              <w:tab/>
              <w:t xml:space="preserve"> PAGEREF _Toc225414267 \h 1</w:t>
            </w:r>
          </w:hyperlink>
        </w:p>
        <w:p w14:paraId="722BF116" w14:textId="15B23BD0" w:rsidR="00F007DB" w:rsidRDefault="00F007DB">
          <w:pPr>
            <w:pStyle w:val="TOC2"/>
            <w:rPr>
              <w:rFonts w:asciiTheme="minorHAnsi" w:hAnsiTheme="minorHAnsi"/>
              <w:kern w:val="2"/>
              <w:sz w:val="24"/>
              <w:szCs w:val="24"/>
              <w:lang w:val="en-CA" w:eastAsia="en-CA"/>
              <w14:ligatures w14:val="standardContextual"/>
            </w:rPr>
          </w:pPr>
          <w:hyperlink w:anchor="_Toc225414268" w:history="1">
            <w:r w:rsidRPr="00DC24B0">
              <w:rPr>
                <w:rStyle w:val="Hyperlink"/>
              </w:rPr>
              <w:t>1.1</w:t>
            </w:r>
            <w:r>
              <w:rPr>
                <w:rFonts w:asciiTheme="minorHAnsi" w:hAnsiTheme="minorHAnsi"/>
                <w:kern w:val="2"/>
                <w:sz w:val="24"/>
                <w:szCs w:val="24"/>
                <w:lang w:val="en-CA" w:eastAsia="en-CA"/>
                <w14:ligatures w14:val="standardContextual"/>
              </w:rPr>
              <w:tab/>
            </w:r>
            <w:r w:rsidRPr="00DC24B0">
              <w:rPr>
                <w:rStyle w:val="Hyperlink"/>
              </w:rPr>
              <w:t>Customer goals</w:t>
            </w:r>
            <w:r>
              <w:rPr>
                <w:webHidden/>
              </w:rPr>
              <w:tab/>
              <w:t xml:space="preserve"> PAGEREF _Toc225414268 \h 3</w:t>
            </w:r>
          </w:hyperlink>
        </w:p>
        <w:p w14:paraId="1ACCD30E" w14:textId="233B28EA" w:rsidR="00F007DB" w:rsidRDefault="00F007DB">
          <w:pPr>
            <w:pStyle w:val="TOC2"/>
            <w:rPr>
              <w:rFonts w:asciiTheme="minorHAnsi" w:hAnsiTheme="minorHAnsi"/>
              <w:kern w:val="2"/>
              <w:sz w:val="24"/>
              <w:szCs w:val="24"/>
              <w:lang w:val="en-CA" w:eastAsia="en-CA"/>
              <w14:ligatures w14:val="standardContextual"/>
            </w:rPr>
          </w:pPr>
          <w:hyperlink w:anchor="_Toc225414269" w:history="1">
            <w:r w:rsidRPr="00DC24B0">
              <w:rPr>
                <w:rStyle w:val="Hyperlink"/>
              </w:rPr>
              <w:t>1.2</w:t>
            </w:r>
            <w:r>
              <w:rPr>
                <w:rFonts w:asciiTheme="minorHAnsi" w:hAnsiTheme="minorHAnsi"/>
                <w:kern w:val="2"/>
                <w:sz w:val="24"/>
                <w:szCs w:val="24"/>
                <w:lang w:val="en-CA" w:eastAsia="en-CA"/>
                <w14:ligatures w14:val="standardContextual"/>
              </w:rPr>
              <w:tab/>
            </w:r>
            <w:r w:rsidRPr="00DC24B0">
              <w:rPr>
                <w:rStyle w:val="Hyperlink"/>
              </w:rPr>
              <w:t>Project objectives</w:t>
            </w:r>
            <w:r>
              <w:rPr>
                <w:webHidden/>
              </w:rPr>
              <w:tab/>
              <w:t xml:space="preserve"> PAGEREF _Toc225414269 \h 5</w:t>
            </w:r>
          </w:hyperlink>
        </w:p>
        <w:p w14:paraId="3EC96F84" w14:textId="44D61151" w:rsidR="00F007DB" w:rsidRDefault="00F007DB">
          <w:pPr>
            <w:pStyle w:val="TOC2"/>
            <w:rPr>
              <w:rFonts w:asciiTheme="minorHAnsi" w:hAnsiTheme="minorHAnsi"/>
              <w:kern w:val="2"/>
              <w:sz w:val="24"/>
              <w:szCs w:val="24"/>
              <w:lang w:val="en-CA" w:eastAsia="en-CA"/>
              <w14:ligatures w14:val="standardContextual"/>
            </w:rPr>
          </w:pPr>
          <w:hyperlink w:anchor="_Toc225414270" w:history="1">
            <w:r w:rsidRPr="00DC24B0">
              <w:rPr>
                <w:rStyle w:val="Hyperlink"/>
              </w:rPr>
              <w:t>1.3</w:t>
            </w:r>
            <w:r>
              <w:rPr>
                <w:rFonts w:asciiTheme="minorHAnsi" w:hAnsiTheme="minorHAnsi"/>
                <w:kern w:val="2"/>
                <w:sz w:val="24"/>
                <w:szCs w:val="24"/>
                <w:lang w:val="en-CA" w:eastAsia="en-CA"/>
                <w14:ligatures w14:val="standardContextual"/>
              </w:rPr>
              <w:tab/>
            </w:r>
            <w:r w:rsidRPr="00DC24B0">
              <w:rPr>
                <w:rStyle w:val="Hyperlink"/>
              </w:rPr>
              <w:t>Technology requirements</w:t>
            </w:r>
            <w:r>
              <w:rPr>
                <w:webHidden/>
              </w:rPr>
              <w:tab/>
              <w:t xml:space="preserve"> PAGEREF _Toc225414270 \h 9</w:t>
            </w:r>
          </w:hyperlink>
        </w:p>
        <w:p w14:paraId="50C7F3F8" w14:textId="6E14477A" w:rsidR="00F007DB" w:rsidRDefault="00F007DB">
          <w:pPr>
            <w:pStyle w:val="TOC2"/>
            <w:rPr>
              <w:rFonts w:asciiTheme="minorHAnsi" w:hAnsiTheme="minorHAnsi"/>
              <w:kern w:val="2"/>
              <w:sz w:val="24"/>
              <w:szCs w:val="24"/>
              <w:lang w:val="en-CA" w:eastAsia="en-CA"/>
              <w14:ligatures w14:val="standardContextual"/>
            </w:rPr>
          </w:pPr>
          <w:hyperlink w:anchor="_Toc225414271" w:history="1">
            <w:r w:rsidRPr="00DC24B0">
              <w:rPr>
                <w:rStyle w:val="Hyperlink"/>
              </w:rPr>
              <w:t>1.4</w:t>
            </w:r>
            <w:r>
              <w:rPr>
                <w:rFonts w:asciiTheme="minorHAnsi" w:hAnsiTheme="minorHAnsi"/>
                <w:kern w:val="2"/>
                <w:sz w:val="24"/>
                <w:szCs w:val="24"/>
                <w:lang w:val="en-CA" w:eastAsia="en-CA"/>
                <w14:ligatures w14:val="standardContextual"/>
              </w:rPr>
              <w:tab/>
            </w:r>
            <w:r w:rsidRPr="00DC24B0">
              <w:rPr>
                <w:rStyle w:val="Hyperlink"/>
              </w:rPr>
              <w:t>Environment requirements</w:t>
            </w:r>
            <w:r>
              <w:rPr>
                <w:webHidden/>
              </w:rPr>
              <w:tab/>
              <w:t xml:space="preserve"> PAGEREF _Toc225414271 \h 10</w:t>
            </w:r>
          </w:hyperlink>
        </w:p>
        <w:p w14:paraId="21E742D8" w14:textId="7706AA22" w:rsidR="00F007DB" w:rsidRDefault="00F007DB">
          <w:pPr>
            <w:pStyle w:val="TOC2"/>
            <w:rPr>
              <w:rFonts w:asciiTheme="minorHAnsi" w:hAnsiTheme="minorHAnsi"/>
              <w:kern w:val="2"/>
              <w:sz w:val="24"/>
              <w:szCs w:val="24"/>
              <w:lang w:val="en-CA" w:eastAsia="en-CA"/>
              <w14:ligatures w14:val="standardContextual"/>
            </w:rPr>
          </w:pPr>
          <w:hyperlink w:anchor="_Toc225414272" w:history="1">
            <w:r w:rsidRPr="00DC24B0">
              <w:rPr>
                <w:rStyle w:val="Hyperlink"/>
              </w:rPr>
              <w:t>1.5</w:t>
            </w:r>
            <w:r>
              <w:rPr>
                <w:rFonts w:asciiTheme="minorHAnsi" w:hAnsiTheme="minorHAnsi"/>
                <w:kern w:val="2"/>
                <w:sz w:val="24"/>
                <w:szCs w:val="24"/>
                <w:lang w:val="en-CA" w:eastAsia="en-CA"/>
                <w14:ligatures w14:val="standardContextual"/>
              </w:rPr>
              <w:tab/>
            </w:r>
            <w:r w:rsidRPr="00DC24B0">
              <w:rPr>
                <w:rStyle w:val="Hyperlink"/>
              </w:rPr>
              <w:t>Exclusions</w:t>
            </w:r>
            <w:r>
              <w:rPr>
                <w:webHidden/>
              </w:rPr>
              <w:tab/>
              <w:t xml:space="preserve"> PAGEREF _Toc225414272 \h 11</w:t>
            </w:r>
          </w:hyperlink>
        </w:p>
        <w:p w14:paraId="3FFC1277" w14:textId="561C2A18" w:rsidR="00F007DB" w:rsidRDefault="00F007DB">
          <w:pPr>
            <w:pStyle w:val="TOC1"/>
            <w:tabs>
              <w:tab w:val="left" w:pos="440"/>
              <w:tab w:val="right" w:leader="dot" w:pos="9350"/>
            </w:tabs>
            <w:rPr>
              <w:rFonts w:asciiTheme="minorHAnsi" w:hAnsiTheme="minorHAnsi"/>
              <w:b w:val="0"/>
              <w:noProof/>
              <w:kern w:val="2"/>
              <w:sz w:val="24"/>
              <w:szCs w:val="24"/>
              <w:lang w:val="en-CA" w:eastAsia="en-CA"/>
              <w14:ligatures w14:val="standardContextual"/>
            </w:rPr>
          </w:pPr>
          <w:hyperlink w:anchor="_Toc225414273" w:history="1">
            <w:r w:rsidRPr="00DC24B0">
              <w:rPr>
                <w:rStyle w:val="Hyperlink"/>
                <w:noProof/>
              </w:rPr>
              <w:t>2</w:t>
            </w:r>
            <w:r>
              <w:rPr>
                <w:rFonts w:asciiTheme="minorHAnsi" w:hAnsiTheme="minorHAnsi"/>
                <w:b w:val="0"/>
                <w:noProof/>
                <w:kern w:val="2"/>
                <w:sz w:val="24"/>
                <w:szCs w:val="24"/>
                <w:lang w:val="en-CA" w:eastAsia="en-CA"/>
                <w14:ligatures w14:val="standardContextual"/>
              </w:rPr>
              <w:tab/>
            </w:r>
            <w:r w:rsidRPr="00DC24B0">
              <w:rPr>
                <w:rStyle w:val="Hyperlink"/>
                <w:noProof/>
              </w:rPr>
              <w:t>Definitions and acronyms</w:t>
            </w:r>
            <w:r>
              <w:rPr>
                <w:noProof/>
                <w:webHidden/>
              </w:rPr>
              <w:tab/>
              <w:t xml:space="preserve"> PAGEREF _Toc225414273 \h 13</w:t>
            </w:r>
          </w:hyperlink>
        </w:p>
        <w:p w14:paraId="445D2956" w14:textId="1E464233" w:rsidR="00F007DB" w:rsidRDefault="00F007DB">
          <w:pPr>
            <w:pStyle w:val="TOC1"/>
            <w:tabs>
              <w:tab w:val="left" w:pos="440"/>
              <w:tab w:val="right" w:leader="dot" w:pos="9350"/>
            </w:tabs>
            <w:rPr>
              <w:rFonts w:asciiTheme="minorHAnsi" w:hAnsiTheme="minorHAnsi"/>
              <w:b w:val="0"/>
              <w:noProof/>
              <w:kern w:val="2"/>
              <w:sz w:val="24"/>
              <w:szCs w:val="24"/>
              <w:lang w:val="en-CA" w:eastAsia="en-CA"/>
              <w14:ligatures w14:val="standardContextual"/>
            </w:rPr>
          </w:pPr>
          <w:hyperlink w:anchor="_Toc225414274" w:history="1">
            <w:r w:rsidRPr="00DC24B0">
              <w:rPr>
                <w:rStyle w:val="Hyperlink"/>
                <w:noProof/>
              </w:rPr>
              <w:t>3</w:t>
            </w:r>
            <w:r>
              <w:rPr>
                <w:rFonts w:asciiTheme="minorHAnsi" w:hAnsiTheme="minorHAnsi"/>
                <w:b w:val="0"/>
                <w:noProof/>
                <w:kern w:val="2"/>
                <w:sz w:val="24"/>
                <w:szCs w:val="24"/>
                <w:lang w:val="en-CA" w:eastAsia="en-CA"/>
                <w14:ligatures w14:val="standardContextual"/>
              </w:rPr>
              <w:tab/>
            </w:r>
            <w:r w:rsidRPr="00DC24B0">
              <w:rPr>
                <w:rStyle w:val="Hyperlink"/>
                <w:noProof/>
              </w:rPr>
              <w:t>Delivery approach, completion, and timeline</w:t>
            </w:r>
            <w:r>
              <w:rPr>
                <w:noProof/>
                <w:webHidden/>
              </w:rPr>
              <w:tab/>
              <w:t xml:space="preserve"> PAGEREF _Toc225414274 \h 15</w:t>
            </w:r>
          </w:hyperlink>
        </w:p>
        <w:p w14:paraId="4507945F" w14:textId="5D07EC9F" w:rsidR="00F007DB" w:rsidRDefault="00F007DB">
          <w:pPr>
            <w:pStyle w:val="TOC2"/>
            <w:rPr>
              <w:rFonts w:asciiTheme="minorHAnsi" w:hAnsiTheme="minorHAnsi"/>
              <w:kern w:val="2"/>
              <w:sz w:val="24"/>
              <w:szCs w:val="24"/>
              <w:lang w:val="en-CA" w:eastAsia="en-CA"/>
              <w14:ligatures w14:val="standardContextual"/>
            </w:rPr>
          </w:pPr>
          <w:hyperlink w:anchor="_Toc225414275" w:history="1">
            <w:r w:rsidRPr="00DC24B0">
              <w:rPr>
                <w:rStyle w:val="Hyperlink"/>
              </w:rPr>
              <w:t>3.1</w:t>
            </w:r>
            <w:r>
              <w:rPr>
                <w:rFonts w:asciiTheme="minorHAnsi" w:hAnsiTheme="minorHAnsi"/>
                <w:kern w:val="2"/>
                <w:sz w:val="24"/>
                <w:szCs w:val="24"/>
                <w:lang w:val="en-CA" w:eastAsia="en-CA"/>
                <w14:ligatures w14:val="standardContextual"/>
              </w:rPr>
              <w:tab/>
            </w:r>
            <w:r w:rsidRPr="00DC24B0">
              <w:rPr>
                <w:rStyle w:val="Hyperlink"/>
              </w:rPr>
              <w:t>Delivery approach</w:t>
            </w:r>
            <w:r>
              <w:rPr>
                <w:webHidden/>
              </w:rPr>
              <w:tab/>
              <w:t xml:space="preserve"> PAGEREF _Toc225414275 \h 15</w:t>
            </w:r>
          </w:hyperlink>
        </w:p>
        <w:p w14:paraId="4ED3C8F8" w14:textId="652E015C" w:rsidR="00F007DB" w:rsidRDefault="00F007DB">
          <w:pPr>
            <w:pStyle w:val="TOC2"/>
            <w:rPr>
              <w:rFonts w:asciiTheme="minorHAnsi" w:hAnsiTheme="minorHAnsi"/>
              <w:kern w:val="2"/>
              <w:sz w:val="24"/>
              <w:szCs w:val="24"/>
              <w:lang w:val="en-CA" w:eastAsia="en-CA"/>
              <w14:ligatures w14:val="standardContextual"/>
            </w:rPr>
          </w:pPr>
          <w:hyperlink w:anchor="_Toc225414276" w:history="1">
            <w:r w:rsidRPr="00DC24B0">
              <w:rPr>
                <w:rStyle w:val="Hyperlink"/>
              </w:rPr>
              <w:t>3.2</w:t>
            </w:r>
            <w:r>
              <w:rPr>
                <w:rFonts w:asciiTheme="minorHAnsi" w:hAnsiTheme="minorHAnsi"/>
                <w:kern w:val="2"/>
                <w:sz w:val="24"/>
                <w:szCs w:val="24"/>
                <w:lang w:val="en-CA" w:eastAsia="en-CA"/>
                <w14:ligatures w14:val="standardContextual"/>
              </w:rPr>
              <w:tab/>
            </w:r>
            <w:r w:rsidRPr="00DC24B0">
              <w:rPr>
                <w:rStyle w:val="Hyperlink"/>
              </w:rPr>
              <w:t>Outputs</w:t>
            </w:r>
            <w:r>
              <w:rPr>
                <w:webHidden/>
              </w:rPr>
              <w:tab/>
              <w:t xml:space="preserve"> PAGEREF _Toc225414276 \h 26</w:t>
            </w:r>
          </w:hyperlink>
        </w:p>
        <w:p w14:paraId="2DD19E5F" w14:textId="12F68C4B" w:rsidR="00F007DB" w:rsidRDefault="00F007DB">
          <w:pPr>
            <w:pStyle w:val="TOC2"/>
            <w:rPr>
              <w:rFonts w:asciiTheme="minorHAnsi" w:hAnsiTheme="minorHAnsi"/>
              <w:kern w:val="2"/>
              <w:sz w:val="24"/>
              <w:szCs w:val="24"/>
              <w:lang w:val="en-CA" w:eastAsia="en-CA"/>
              <w14:ligatures w14:val="standardContextual"/>
            </w:rPr>
          </w:pPr>
          <w:hyperlink w:anchor="_Toc225414277" w:history="1">
            <w:r w:rsidRPr="00DC24B0">
              <w:rPr>
                <w:rStyle w:val="Hyperlink"/>
              </w:rPr>
              <w:t>3.3</w:t>
            </w:r>
            <w:r>
              <w:rPr>
                <w:rFonts w:asciiTheme="minorHAnsi" w:hAnsiTheme="minorHAnsi"/>
                <w:kern w:val="2"/>
                <w:sz w:val="24"/>
                <w:szCs w:val="24"/>
                <w:lang w:val="en-CA" w:eastAsia="en-CA"/>
                <w14:ligatures w14:val="standardContextual"/>
              </w:rPr>
              <w:tab/>
            </w:r>
            <w:r w:rsidRPr="00DC24B0">
              <w:rPr>
                <w:rStyle w:val="Hyperlink"/>
              </w:rPr>
              <w:t>Completion and definition of done</w:t>
            </w:r>
            <w:r>
              <w:rPr>
                <w:webHidden/>
              </w:rPr>
              <w:tab/>
              <w:t xml:space="preserve"> PAGEREF _Toc225414277 \h 27</w:t>
            </w:r>
          </w:hyperlink>
        </w:p>
        <w:p w14:paraId="5DB578E7" w14:textId="5F6D2FBA" w:rsidR="00F007DB" w:rsidRDefault="00F007DB">
          <w:pPr>
            <w:pStyle w:val="TOC2"/>
            <w:rPr>
              <w:rFonts w:asciiTheme="minorHAnsi" w:hAnsiTheme="minorHAnsi"/>
              <w:kern w:val="2"/>
              <w:sz w:val="24"/>
              <w:szCs w:val="24"/>
              <w:lang w:val="en-CA" w:eastAsia="en-CA"/>
              <w14:ligatures w14:val="standardContextual"/>
            </w:rPr>
          </w:pPr>
          <w:hyperlink w:anchor="_Toc225414278" w:history="1">
            <w:r w:rsidRPr="00DC24B0">
              <w:rPr>
                <w:rStyle w:val="Hyperlink"/>
              </w:rPr>
              <w:t>3.4</w:t>
            </w:r>
            <w:r>
              <w:rPr>
                <w:rFonts w:asciiTheme="minorHAnsi" w:hAnsiTheme="minorHAnsi"/>
                <w:kern w:val="2"/>
                <w:sz w:val="24"/>
                <w:szCs w:val="24"/>
                <w:lang w:val="en-CA" w:eastAsia="en-CA"/>
                <w14:ligatures w14:val="standardContextual"/>
              </w:rPr>
              <w:tab/>
            </w:r>
            <w:r w:rsidRPr="00DC24B0">
              <w:rPr>
                <w:rStyle w:val="Hyperlink"/>
              </w:rPr>
              <w:t>Timeline</w:t>
            </w:r>
            <w:r>
              <w:rPr>
                <w:webHidden/>
              </w:rPr>
              <w:tab/>
              <w:t xml:space="preserve"> PAGEREF _Toc225414278 \h 28</w:t>
            </w:r>
          </w:hyperlink>
        </w:p>
        <w:p w14:paraId="15EC2052" w14:textId="2228D783" w:rsidR="00F007DB" w:rsidRDefault="00F007DB">
          <w:pPr>
            <w:pStyle w:val="TOC1"/>
            <w:tabs>
              <w:tab w:val="left" w:pos="440"/>
              <w:tab w:val="right" w:leader="dot" w:pos="9350"/>
            </w:tabs>
            <w:rPr>
              <w:rFonts w:asciiTheme="minorHAnsi" w:hAnsiTheme="minorHAnsi"/>
              <w:b w:val="0"/>
              <w:noProof/>
              <w:kern w:val="2"/>
              <w:sz w:val="24"/>
              <w:szCs w:val="24"/>
              <w:lang w:val="en-CA" w:eastAsia="en-CA"/>
              <w14:ligatures w14:val="standardContextual"/>
            </w:rPr>
          </w:pPr>
          <w:hyperlink w:anchor="_Toc225414279" w:history="1">
            <w:r w:rsidRPr="00DC24B0">
              <w:rPr>
                <w:rStyle w:val="Hyperlink"/>
                <w:noProof/>
              </w:rPr>
              <w:t>4</w:t>
            </w:r>
            <w:r>
              <w:rPr>
                <w:rFonts w:asciiTheme="minorHAnsi" w:hAnsiTheme="minorHAnsi"/>
                <w:b w:val="0"/>
                <w:noProof/>
                <w:kern w:val="2"/>
                <w:sz w:val="24"/>
                <w:szCs w:val="24"/>
                <w:lang w:val="en-CA" w:eastAsia="en-CA"/>
                <w14:ligatures w14:val="standardContextual"/>
              </w:rPr>
              <w:tab/>
            </w:r>
            <w:r w:rsidRPr="00DC24B0">
              <w:rPr>
                <w:rStyle w:val="Hyperlink"/>
                <w:noProof/>
              </w:rPr>
              <w:t>Project organization</w:t>
            </w:r>
            <w:r>
              <w:rPr>
                <w:noProof/>
                <w:webHidden/>
              </w:rPr>
              <w:tab/>
              <w:t xml:space="preserve"> PAGEREF _Toc225414279 \h 29</w:t>
            </w:r>
          </w:hyperlink>
        </w:p>
        <w:p w14:paraId="1EA09A92" w14:textId="25630066" w:rsidR="00F007DB" w:rsidRDefault="00F007DB">
          <w:pPr>
            <w:pStyle w:val="TOC2"/>
            <w:rPr>
              <w:rFonts w:asciiTheme="minorHAnsi" w:hAnsiTheme="minorHAnsi"/>
              <w:kern w:val="2"/>
              <w:sz w:val="24"/>
              <w:szCs w:val="24"/>
              <w:lang w:val="en-CA" w:eastAsia="en-CA"/>
              <w14:ligatures w14:val="standardContextual"/>
            </w:rPr>
          </w:pPr>
          <w:hyperlink w:anchor="_Toc225414280" w:history="1">
            <w:r w:rsidRPr="00DC24B0">
              <w:rPr>
                <w:rStyle w:val="Hyperlink"/>
              </w:rPr>
              <w:t>4.1</w:t>
            </w:r>
            <w:r>
              <w:rPr>
                <w:rFonts w:asciiTheme="minorHAnsi" w:hAnsiTheme="minorHAnsi"/>
                <w:kern w:val="2"/>
                <w:sz w:val="24"/>
                <w:szCs w:val="24"/>
                <w:lang w:val="en-CA" w:eastAsia="en-CA"/>
                <w14:ligatures w14:val="standardContextual"/>
              </w:rPr>
              <w:tab/>
            </w:r>
            <w:r w:rsidRPr="00DC24B0">
              <w:rPr>
                <w:rStyle w:val="Hyperlink"/>
              </w:rPr>
              <w:t>Project staffing</w:t>
            </w:r>
            <w:r>
              <w:rPr>
                <w:webHidden/>
              </w:rPr>
              <w:tab/>
              <w:t xml:space="preserve"> PAGEREF _Toc225414280 \h 29</w:t>
            </w:r>
          </w:hyperlink>
        </w:p>
        <w:p w14:paraId="12569009" w14:textId="12204906" w:rsidR="00F007DB" w:rsidRDefault="00F007DB">
          <w:pPr>
            <w:pStyle w:val="TOC2"/>
            <w:rPr>
              <w:rFonts w:asciiTheme="minorHAnsi" w:hAnsiTheme="minorHAnsi"/>
              <w:kern w:val="2"/>
              <w:sz w:val="24"/>
              <w:szCs w:val="24"/>
              <w:lang w:val="en-CA" w:eastAsia="en-CA"/>
              <w14:ligatures w14:val="standardContextual"/>
            </w:rPr>
          </w:pPr>
          <w:hyperlink w:anchor="_Toc225414281" w:history="1">
            <w:r w:rsidRPr="00DC24B0">
              <w:rPr>
                <w:rStyle w:val="Hyperlink"/>
              </w:rPr>
              <w:t>4.2</w:t>
            </w:r>
            <w:r>
              <w:rPr>
                <w:rFonts w:asciiTheme="minorHAnsi" w:hAnsiTheme="minorHAnsi"/>
                <w:kern w:val="2"/>
                <w:sz w:val="24"/>
                <w:szCs w:val="24"/>
                <w:lang w:val="en-CA" w:eastAsia="en-CA"/>
                <w14:ligatures w14:val="standardContextual"/>
              </w:rPr>
              <w:tab/>
            </w:r>
            <w:r w:rsidRPr="00DC24B0">
              <w:rPr>
                <w:rStyle w:val="Hyperlink"/>
              </w:rPr>
              <w:t>Executive steering committee</w:t>
            </w:r>
            <w:r>
              <w:rPr>
                <w:webHidden/>
              </w:rPr>
              <w:tab/>
              <w:t xml:space="preserve"> PAGEREF _Toc225414281 \h 29</w:t>
            </w:r>
          </w:hyperlink>
        </w:p>
        <w:p w14:paraId="1DE05734" w14:textId="7C895F02" w:rsidR="00F007DB" w:rsidRDefault="00F007DB">
          <w:pPr>
            <w:pStyle w:val="TOC2"/>
            <w:rPr>
              <w:rFonts w:asciiTheme="minorHAnsi" w:hAnsiTheme="minorHAnsi"/>
              <w:kern w:val="2"/>
              <w:sz w:val="24"/>
              <w:szCs w:val="24"/>
              <w:lang w:val="en-CA" w:eastAsia="en-CA"/>
              <w14:ligatures w14:val="standardContextual"/>
            </w:rPr>
          </w:pPr>
          <w:hyperlink w:anchor="_Toc225414282" w:history="1">
            <w:r w:rsidRPr="00DC24B0">
              <w:rPr>
                <w:rStyle w:val="Hyperlink"/>
              </w:rPr>
              <w:t>4.3</w:t>
            </w:r>
            <w:r>
              <w:rPr>
                <w:rFonts w:asciiTheme="minorHAnsi" w:hAnsiTheme="minorHAnsi"/>
                <w:kern w:val="2"/>
                <w:sz w:val="24"/>
                <w:szCs w:val="24"/>
                <w:lang w:val="en-CA" w:eastAsia="en-CA"/>
                <w14:ligatures w14:val="standardContextual"/>
              </w:rPr>
              <w:tab/>
            </w:r>
            <w:r w:rsidRPr="00DC24B0">
              <w:rPr>
                <w:rStyle w:val="Hyperlink"/>
              </w:rPr>
              <w:t>Product council</w:t>
            </w:r>
            <w:r>
              <w:rPr>
                <w:webHidden/>
              </w:rPr>
              <w:tab/>
              <w:t xml:space="preserve"> PAGEREF _Toc225414282 \h 31</w:t>
            </w:r>
          </w:hyperlink>
        </w:p>
        <w:p w14:paraId="427E26A1" w14:textId="7DD29D9E" w:rsidR="00F007DB" w:rsidRDefault="00F007DB">
          <w:pPr>
            <w:pStyle w:val="TOC2"/>
            <w:rPr>
              <w:rFonts w:asciiTheme="minorHAnsi" w:hAnsiTheme="minorHAnsi"/>
              <w:kern w:val="2"/>
              <w:sz w:val="24"/>
              <w:szCs w:val="24"/>
              <w:lang w:val="en-CA" w:eastAsia="en-CA"/>
              <w14:ligatures w14:val="standardContextual"/>
            </w:rPr>
          </w:pPr>
          <w:hyperlink w:anchor="_Toc225414283" w:history="1">
            <w:r w:rsidRPr="00DC24B0">
              <w:rPr>
                <w:rStyle w:val="Hyperlink"/>
              </w:rPr>
              <w:t>4.4</w:t>
            </w:r>
            <w:r>
              <w:rPr>
                <w:rFonts w:asciiTheme="minorHAnsi" w:hAnsiTheme="minorHAnsi"/>
                <w:kern w:val="2"/>
                <w:sz w:val="24"/>
                <w:szCs w:val="24"/>
                <w:lang w:val="en-CA" w:eastAsia="en-CA"/>
                <w14:ligatures w14:val="standardContextual"/>
              </w:rPr>
              <w:tab/>
            </w:r>
            <w:r w:rsidRPr="00DC24B0">
              <w:rPr>
                <w:rStyle w:val="Hyperlink"/>
              </w:rPr>
              <w:t>Feature team</w:t>
            </w:r>
            <w:r>
              <w:rPr>
                <w:webHidden/>
              </w:rPr>
              <w:tab/>
              <w:t xml:space="preserve"> PAGEREF _Toc225414283 \h 32</w:t>
            </w:r>
          </w:hyperlink>
        </w:p>
        <w:p w14:paraId="7C9CC5ED" w14:textId="51E440DD" w:rsidR="00F007DB" w:rsidRDefault="00F007DB">
          <w:pPr>
            <w:pStyle w:val="TOC1"/>
            <w:tabs>
              <w:tab w:val="left" w:pos="440"/>
              <w:tab w:val="right" w:leader="dot" w:pos="9350"/>
            </w:tabs>
            <w:rPr>
              <w:rFonts w:asciiTheme="minorHAnsi" w:hAnsiTheme="minorHAnsi"/>
              <w:b w:val="0"/>
              <w:noProof/>
              <w:kern w:val="2"/>
              <w:sz w:val="24"/>
              <w:szCs w:val="24"/>
              <w:lang w:val="en-CA" w:eastAsia="en-CA"/>
              <w14:ligatures w14:val="standardContextual"/>
            </w:rPr>
          </w:pPr>
          <w:hyperlink w:anchor="_Toc225414284" w:history="1">
            <w:r w:rsidRPr="00DC24B0">
              <w:rPr>
                <w:rStyle w:val="Hyperlink"/>
                <w:noProof/>
              </w:rPr>
              <w:t>5</w:t>
            </w:r>
            <w:r>
              <w:rPr>
                <w:rFonts w:asciiTheme="minorHAnsi" w:hAnsiTheme="minorHAnsi"/>
                <w:b w:val="0"/>
                <w:noProof/>
                <w:kern w:val="2"/>
                <w:sz w:val="24"/>
                <w:szCs w:val="24"/>
                <w:lang w:val="en-CA" w:eastAsia="en-CA"/>
                <w14:ligatures w14:val="standardContextual"/>
              </w:rPr>
              <w:tab/>
            </w:r>
            <w:r w:rsidRPr="00DC24B0">
              <w:rPr>
                <w:rStyle w:val="Hyperlink"/>
                <w:noProof/>
              </w:rPr>
              <w:t>Project governance</w:t>
            </w:r>
            <w:r>
              <w:rPr>
                <w:noProof/>
                <w:webHidden/>
              </w:rPr>
              <w:tab/>
              <w:t xml:space="preserve"> PAGEREF _Toc225414284 \h 34</w:t>
            </w:r>
          </w:hyperlink>
        </w:p>
        <w:p w14:paraId="25621454" w14:textId="600A72C4" w:rsidR="00F007DB" w:rsidRDefault="00F007DB">
          <w:pPr>
            <w:pStyle w:val="TOC2"/>
            <w:rPr>
              <w:rFonts w:asciiTheme="minorHAnsi" w:hAnsiTheme="minorHAnsi"/>
              <w:kern w:val="2"/>
              <w:sz w:val="24"/>
              <w:szCs w:val="24"/>
              <w:lang w:val="en-CA" w:eastAsia="en-CA"/>
              <w14:ligatures w14:val="standardContextual"/>
            </w:rPr>
          </w:pPr>
          <w:hyperlink w:anchor="_Toc225414285" w:history="1">
            <w:r w:rsidRPr="00DC24B0">
              <w:rPr>
                <w:rStyle w:val="Hyperlink"/>
              </w:rPr>
              <w:t>5.1</w:t>
            </w:r>
            <w:r>
              <w:rPr>
                <w:rFonts w:asciiTheme="minorHAnsi" w:hAnsiTheme="minorHAnsi"/>
                <w:kern w:val="2"/>
                <w:sz w:val="24"/>
                <w:szCs w:val="24"/>
                <w:lang w:val="en-CA" w:eastAsia="en-CA"/>
                <w14:ligatures w14:val="standardContextual"/>
              </w:rPr>
              <w:tab/>
            </w:r>
            <w:r w:rsidRPr="00DC24B0">
              <w:rPr>
                <w:rStyle w:val="Hyperlink"/>
              </w:rPr>
              <w:t>Project communication</w:t>
            </w:r>
            <w:r>
              <w:rPr>
                <w:webHidden/>
              </w:rPr>
              <w:tab/>
              <w:t xml:space="preserve"> PAGEREF _Toc225414285 \h 34</w:t>
            </w:r>
          </w:hyperlink>
        </w:p>
        <w:p w14:paraId="3EB29E7A" w14:textId="6BFBFA5D" w:rsidR="00F007DB" w:rsidRDefault="00F007DB">
          <w:pPr>
            <w:pStyle w:val="TOC2"/>
            <w:rPr>
              <w:rFonts w:asciiTheme="minorHAnsi" w:hAnsiTheme="minorHAnsi"/>
              <w:kern w:val="2"/>
              <w:sz w:val="24"/>
              <w:szCs w:val="24"/>
              <w:lang w:val="en-CA" w:eastAsia="en-CA"/>
              <w14:ligatures w14:val="standardContextual"/>
            </w:rPr>
          </w:pPr>
          <w:hyperlink w:anchor="_Toc225414286" w:history="1">
            <w:r w:rsidRPr="00DC24B0">
              <w:rPr>
                <w:rStyle w:val="Hyperlink"/>
              </w:rPr>
              <w:t>5.2</w:t>
            </w:r>
            <w:r>
              <w:rPr>
                <w:rFonts w:asciiTheme="minorHAnsi" w:hAnsiTheme="minorHAnsi"/>
                <w:kern w:val="2"/>
                <w:sz w:val="24"/>
                <w:szCs w:val="24"/>
                <w:lang w:val="en-CA" w:eastAsia="en-CA"/>
                <w14:ligatures w14:val="standardContextual"/>
              </w:rPr>
              <w:tab/>
            </w:r>
            <w:r w:rsidRPr="00DC24B0">
              <w:rPr>
                <w:rStyle w:val="Hyperlink"/>
              </w:rPr>
              <w:t>Risk and issue management</w:t>
            </w:r>
            <w:r>
              <w:rPr>
                <w:webHidden/>
              </w:rPr>
              <w:tab/>
              <w:t xml:space="preserve"> PAGEREF _Toc225414286 \h 35</w:t>
            </w:r>
          </w:hyperlink>
        </w:p>
        <w:p w14:paraId="65767E7E" w14:textId="44D432CD" w:rsidR="00F007DB" w:rsidRDefault="00F007DB">
          <w:pPr>
            <w:pStyle w:val="TOC2"/>
            <w:rPr>
              <w:rFonts w:asciiTheme="minorHAnsi" w:hAnsiTheme="minorHAnsi"/>
              <w:kern w:val="2"/>
              <w:sz w:val="24"/>
              <w:szCs w:val="24"/>
              <w:lang w:val="en-CA" w:eastAsia="en-CA"/>
              <w14:ligatures w14:val="standardContextual"/>
            </w:rPr>
          </w:pPr>
          <w:hyperlink w:anchor="_Toc225414287" w:history="1">
            <w:r w:rsidRPr="00DC24B0">
              <w:rPr>
                <w:rStyle w:val="Hyperlink"/>
              </w:rPr>
              <w:t>5.3</w:t>
            </w:r>
            <w:r>
              <w:rPr>
                <w:rFonts w:asciiTheme="minorHAnsi" w:hAnsiTheme="minorHAnsi"/>
                <w:kern w:val="2"/>
                <w:sz w:val="24"/>
                <w:szCs w:val="24"/>
                <w:lang w:val="en-CA" w:eastAsia="en-CA"/>
                <w14:ligatures w14:val="standardContextual"/>
              </w:rPr>
              <w:tab/>
            </w:r>
            <w:r w:rsidRPr="00DC24B0">
              <w:rPr>
                <w:rStyle w:val="Hyperlink"/>
              </w:rPr>
              <w:t>Change management process</w:t>
            </w:r>
            <w:r>
              <w:rPr>
                <w:webHidden/>
              </w:rPr>
              <w:tab/>
              <w:t xml:space="preserve"> PAGEREF _Toc225414287 \h 35</w:t>
            </w:r>
          </w:hyperlink>
        </w:p>
        <w:p w14:paraId="0DDF8F41" w14:textId="70B9D647" w:rsidR="00F007DB" w:rsidRDefault="00F007DB">
          <w:pPr>
            <w:pStyle w:val="TOC2"/>
            <w:rPr>
              <w:rFonts w:asciiTheme="minorHAnsi" w:hAnsiTheme="minorHAnsi"/>
              <w:kern w:val="2"/>
              <w:sz w:val="24"/>
              <w:szCs w:val="24"/>
              <w:lang w:val="en-CA" w:eastAsia="en-CA"/>
              <w14:ligatures w14:val="standardContextual"/>
            </w:rPr>
          </w:pPr>
          <w:hyperlink w:anchor="_Toc225414288" w:history="1">
            <w:r w:rsidRPr="00DC24B0">
              <w:rPr>
                <w:rStyle w:val="Hyperlink"/>
              </w:rPr>
              <w:t>5.4</w:t>
            </w:r>
            <w:r>
              <w:rPr>
                <w:rFonts w:asciiTheme="minorHAnsi" w:hAnsiTheme="minorHAnsi"/>
                <w:kern w:val="2"/>
                <w:sz w:val="24"/>
                <w:szCs w:val="24"/>
                <w:lang w:val="en-CA" w:eastAsia="en-CA"/>
                <w14:ligatures w14:val="standardContextual"/>
              </w:rPr>
              <w:tab/>
            </w:r>
            <w:r w:rsidRPr="00DC24B0">
              <w:rPr>
                <w:rStyle w:val="Hyperlink"/>
              </w:rPr>
              <w:t>Escalation path</w:t>
            </w:r>
            <w:r>
              <w:rPr>
                <w:webHidden/>
              </w:rPr>
              <w:tab/>
              <w:t xml:space="preserve"> PAGEREF _Toc225414288 \h 36</w:t>
            </w:r>
          </w:hyperlink>
        </w:p>
        <w:p w14:paraId="54875E2B" w14:textId="5321ADF9" w:rsidR="00F007DB" w:rsidRDefault="00F007DB">
          <w:pPr>
            <w:pStyle w:val="TOC2"/>
            <w:rPr>
              <w:rFonts w:asciiTheme="minorHAnsi" w:hAnsiTheme="minorHAnsi"/>
              <w:kern w:val="2"/>
              <w:sz w:val="24"/>
              <w:szCs w:val="24"/>
              <w:lang w:val="en-CA" w:eastAsia="en-CA"/>
              <w14:ligatures w14:val="standardContextual"/>
            </w:rPr>
          </w:pPr>
          <w:hyperlink w:anchor="_Toc225414289" w:history="1">
            <w:r w:rsidRPr="00DC24B0">
              <w:rPr>
                <w:rStyle w:val="Hyperlink"/>
              </w:rPr>
              <w:t>5.5</w:t>
            </w:r>
            <w:r>
              <w:rPr>
                <w:rFonts w:asciiTheme="minorHAnsi" w:hAnsiTheme="minorHAnsi"/>
                <w:kern w:val="2"/>
                <w:sz w:val="24"/>
                <w:szCs w:val="24"/>
                <w:lang w:val="en-CA" w:eastAsia="en-CA"/>
                <w14:ligatures w14:val="standardContextual"/>
              </w:rPr>
              <w:tab/>
            </w:r>
            <w:r w:rsidRPr="00DC24B0">
              <w:rPr>
                <w:rStyle w:val="Hyperlink"/>
              </w:rPr>
              <w:t>Project completion</w:t>
            </w:r>
            <w:r>
              <w:rPr>
                <w:webHidden/>
              </w:rPr>
              <w:tab/>
              <w:t xml:space="preserve"> PAGEREF _Toc225414289 \h 36</w:t>
            </w:r>
          </w:hyperlink>
        </w:p>
        <w:p w14:paraId="6834823E" w14:textId="24C85FFF" w:rsidR="00F007DB" w:rsidRDefault="00F007DB">
          <w:pPr>
            <w:pStyle w:val="TOC1"/>
            <w:tabs>
              <w:tab w:val="left" w:pos="440"/>
              <w:tab w:val="right" w:leader="dot" w:pos="9350"/>
            </w:tabs>
            <w:rPr>
              <w:rFonts w:asciiTheme="minorHAnsi" w:hAnsiTheme="minorHAnsi"/>
              <w:b w:val="0"/>
              <w:noProof/>
              <w:kern w:val="2"/>
              <w:sz w:val="24"/>
              <w:szCs w:val="24"/>
              <w:lang w:val="en-CA" w:eastAsia="en-CA"/>
              <w14:ligatures w14:val="standardContextual"/>
            </w:rPr>
          </w:pPr>
          <w:hyperlink w:anchor="_Toc225414290" w:history="1">
            <w:r w:rsidRPr="00DC24B0">
              <w:rPr>
                <w:rStyle w:val="Hyperlink"/>
                <w:noProof/>
              </w:rPr>
              <w:t>6</w:t>
            </w:r>
            <w:r>
              <w:rPr>
                <w:rFonts w:asciiTheme="minorHAnsi" w:hAnsiTheme="minorHAnsi"/>
                <w:b w:val="0"/>
                <w:noProof/>
                <w:kern w:val="2"/>
                <w:sz w:val="24"/>
                <w:szCs w:val="24"/>
                <w:lang w:val="en-CA" w:eastAsia="en-CA"/>
                <w14:ligatures w14:val="standardContextual"/>
              </w:rPr>
              <w:tab/>
            </w:r>
            <w:r w:rsidRPr="00DC24B0">
              <w:rPr>
                <w:rStyle w:val="Hyperlink"/>
                <w:noProof/>
              </w:rPr>
              <w:t>Customer responsibilities and project assumptions</w:t>
            </w:r>
            <w:r>
              <w:rPr>
                <w:noProof/>
                <w:webHidden/>
              </w:rPr>
              <w:tab/>
              <w:t xml:space="preserve"> PAGEREF _Toc225414290 \h 37</w:t>
            </w:r>
          </w:hyperlink>
        </w:p>
        <w:p w14:paraId="41757092" w14:textId="40426F59" w:rsidR="00F007DB" w:rsidRDefault="00F007DB">
          <w:pPr>
            <w:pStyle w:val="TOC2"/>
            <w:rPr>
              <w:rFonts w:asciiTheme="minorHAnsi" w:hAnsiTheme="minorHAnsi"/>
              <w:kern w:val="2"/>
              <w:sz w:val="24"/>
              <w:szCs w:val="24"/>
              <w:lang w:val="en-CA" w:eastAsia="en-CA"/>
              <w14:ligatures w14:val="standardContextual"/>
            </w:rPr>
          </w:pPr>
          <w:hyperlink w:anchor="_Toc225414291" w:history="1">
            <w:r w:rsidRPr="00DC24B0">
              <w:rPr>
                <w:rStyle w:val="Hyperlink"/>
              </w:rPr>
              <w:t>6.1</w:t>
            </w:r>
            <w:r>
              <w:rPr>
                <w:rFonts w:asciiTheme="minorHAnsi" w:hAnsiTheme="minorHAnsi"/>
                <w:kern w:val="2"/>
                <w:sz w:val="24"/>
                <w:szCs w:val="24"/>
                <w:lang w:val="en-CA" w:eastAsia="en-CA"/>
                <w14:ligatures w14:val="standardContextual"/>
              </w:rPr>
              <w:tab/>
            </w:r>
            <w:r w:rsidRPr="00DC24B0">
              <w:rPr>
                <w:rStyle w:val="Hyperlink"/>
              </w:rPr>
              <w:t>Customer responsibilities</w:t>
            </w:r>
            <w:r>
              <w:rPr>
                <w:webHidden/>
              </w:rPr>
              <w:tab/>
              <w:t xml:space="preserve"> PAGEREF _Toc225414291 \h 37</w:t>
            </w:r>
          </w:hyperlink>
        </w:p>
        <w:p w14:paraId="516C6808" w14:textId="2751A67A" w:rsidR="00F007DB" w:rsidRDefault="00F007DB">
          <w:pPr>
            <w:pStyle w:val="TOC2"/>
            <w:rPr>
              <w:rFonts w:asciiTheme="minorHAnsi" w:hAnsiTheme="minorHAnsi"/>
              <w:kern w:val="2"/>
              <w:sz w:val="24"/>
              <w:szCs w:val="24"/>
              <w:lang w:val="en-CA" w:eastAsia="en-CA"/>
              <w14:ligatures w14:val="standardContextual"/>
            </w:rPr>
          </w:pPr>
          <w:hyperlink w:anchor="_Toc225414292" w:history="1">
            <w:r w:rsidRPr="00DC24B0">
              <w:rPr>
                <w:rStyle w:val="Hyperlink"/>
              </w:rPr>
              <w:t>6.2</w:t>
            </w:r>
            <w:r>
              <w:rPr>
                <w:rFonts w:asciiTheme="minorHAnsi" w:hAnsiTheme="minorHAnsi"/>
                <w:kern w:val="2"/>
                <w:sz w:val="24"/>
                <w:szCs w:val="24"/>
                <w:lang w:val="en-CA" w:eastAsia="en-CA"/>
                <w14:ligatures w14:val="standardContextual"/>
              </w:rPr>
              <w:tab/>
            </w:r>
            <w:r w:rsidRPr="00DC24B0">
              <w:rPr>
                <w:rStyle w:val="Hyperlink"/>
              </w:rPr>
              <w:t>Project assumptions</w:t>
            </w:r>
            <w:r>
              <w:rPr>
                <w:webHidden/>
              </w:rPr>
              <w:tab/>
              <w:t xml:space="preserve"> PAGEREF _Toc225414292 \h 38</w:t>
            </w:r>
          </w:hyperlink>
        </w:p>
        <w:p w14:paraId="46DFD053" w14:textId="14121257" w:rsidR="00F007DB" w:rsidRDefault="00F007DB">
          <w:pPr>
            <w:pStyle w:val="TOC1"/>
            <w:tabs>
              <w:tab w:val="left" w:pos="440"/>
              <w:tab w:val="right" w:leader="dot" w:pos="9350"/>
            </w:tabs>
            <w:rPr>
              <w:rFonts w:asciiTheme="minorHAnsi" w:hAnsiTheme="minorHAnsi"/>
              <w:b w:val="0"/>
              <w:noProof/>
              <w:kern w:val="2"/>
              <w:sz w:val="24"/>
              <w:szCs w:val="24"/>
              <w:lang w:val="en-CA" w:eastAsia="en-CA"/>
              <w14:ligatures w14:val="standardContextual"/>
            </w:rPr>
          </w:pPr>
          <w:hyperlink w:anchor="_Toc225414293" w:history="1">
            <w:r w:rsidRPr="00DC24B0">
              <w:rPr>
                <w:rStyle w:val="Hyperlink"/>
                <w:noProof/>
              </w:rPr>
              <w:t>7</w:t>
            </w:r>
            <w:r>
              <w:rPr>
                <w:rFonts w:asciiTheme="minorHAnsi" w:hAnsiTheme="minorHAnsi"/>
                <w:b w:val="0"/>
                <w:noProof/>
                <w:kern w:val="2"/>
                <w:sz w:val="24"/>
                <w:szCs w:val="24"/>
                <w:lang w:val="en-CA" w:eastAsia="en-CA"/>
                <w14:ligatures w14:val="standardContextual"/>
              </w:rPr>
              <w:tab/>
            </w:r>
            <w:r w:rsidRPr="00DC24B0">
              <w:rPr>
                <w:rStyle w:val="Hyperlink"/>
                <w:noProof/>
              </w:rPr>
              <w:t>Exhibits</w:t>
            </w:r>
            <w:r>
              <w:rPr>
                <w:noProof/>
                <w:webHidden/>
              </w:rPr>
              <w:tab/>
              <w:t xml:space="preserve"> PAGEREF _Toc225414293 \h 40</w:t>
            </w:r>
          </w:hyperlink>
        </w:p>
        <w:p w14:paraId="1347DCB1" w14:textId="4B9608F4" w:rsidR="00F007DB" w:rsidRDefault="00F007DB">
          <w:pPr>
            <w:pStyle w:val="TOC2"/>
            <w:rPr>
              <w:rFonts w:asciiTheme="minorHAnsi" w:hAnsiTheme="minorHAnsi"/>
              <w:kern w:val="2"/>
              <w:sz w:val="24"/>
              <w:szCs w:val="24"/>
              <w:lang w:val="en-CA" w:eastAsia="en-CA"/>
              <w14:ligatures w14:val="standardContextual"/>
            </w:rPr>
          </w:pPr>
          <w:hyperlink w:anchor="_Toc225414294" w:history="1">
            <w:r w:rsidRPr="00DC24B0">
              <w:rPr>
                <w:rStyle w:val="Hyperlink"/>
              </w:rPr>
              <w:t>7.1</w:t>
            </w:r>
            <w:r>
              <w:rPr>
                <w:rFonts w:asciiTheme="minorHAnsi" w:hAnsiTheme="minorHAnsi"/>
                <w:kern w:val="2"/>
                <w:sz w:val="24"/>
                <w:szCs w:val="24"/>
                <w:lang w:val="en-CA" w:eastAsia="en-CA"/>
                <w14:ligatures w14:val="standardContextual"/>
              </w:rPr>
              <w:tab/>
            </w:r>
            <w:r w:rsidRPr="00DC24B0">
              <w:rPr>
                <w:rStyle w:val="Hyperlink"/>
              </w:rPr>
              <w:t>Initial product backlog</w:t>
            </w:r>
            <w:r>
              <w:rPr>
                <w:webHidden/>
              </w:rPr>
              <w:tab/>
              <w:t xml:space="preserve"> PAGEREF _Toc225414294 \h 41</w:t>
            </w:r>
          </w:hyperlink>
        </w:p>
        <w:p w14:paraId="7255BE48" w14:textId="46EA324A" w:rsidR="00AB5CF9" w:rsidRPr="00BA5102" w:rsidRDefault="0067061E" w:rsidP="00BA5102">
          <w:pPr>
            <w:pStyle w:val="TOC2"/>
            <w:ind w:left="0"/>
          </w:pPr>
        </w:p>
      </w:sdtContent>
    </w:sdt>
    <w:p w14:paraId="4ECC5DAE" w14:textId="30962A70" w:rsidR="00616461" w:rsidRPr="00AB5CF9" w:rsidRDefault="00616461" w:rsidP="00AB5CF9">
      <w:pPr>
        <w:pStyle w:val="TOCHeading"/>
      </w:pPr>
      <w:r w:rsidRPr="00AB5CF9">
        <w:lastRenderedPageBreak/>
        <w:t>Table of tables</w:t>
      </w:r>
    </w:p>
    <w:p w14:paraId="3708494C" w14:textId="557B2BAE" w:rsidR="002061D9" w:rsidRDefault="002061D9">
      <w:pPr>
        <w:pStyle w:val="TableofFigures"/>
        <w:tabs>
          <w:tab w:val="right" w:leader="dot" w:pos="9350"/>
        </w:tabs>
        <w:rPr>
          <w:rFonts w:asciiTheme="minorHAnsi" w:hAnsiTheme="minorHAnsi"/>
          <w:noProof/>
          <w:kern w:val="2"/>
          <w:sz w:val="24"/>
          <w:szCs w:val="24"/>
          <w14:ligatures w14:val="standardContextual"/>
        </w:rPr>
      </w:pPr>
      <w:r>
        <w:rPr>
          <w:lang w:val="en-GB"/>
        </w:rPr>
        <w:fldChar w:fldCharType="begin"/>
      </w:r>
      <w:r w:rsidR="00616461" w:rsidRPr="002D2089">
        <w:rPr>
          <w:lang w:val="en-GB"/>
        </w:rPr>
        <w:instrText xml:space="preserve"> TOC \h \z \c "Table" </w:instrText>
      </w:r>
      <w:r>
        <w:rPr>
          <w:lang w:val="en-GB"/>
        </w:rPr>
        <w:fldChar w:fldCharType="separate"/>
      </w:r>
      <w:hyperlink w:anchor="_Toc213430931" w:history="1">
        <w:r w:rsidRPr="00373C16">
          <w:rPr>
            <w:rStyle w:val="Hyperlink"/>
            <w:noProof/>
          </w:rPr>
          <w:t>Table 1: Customer goals</w:t>
        </w:r>
        <w:r>
          <w:rPr>
            <w:noProof/>
            <w:webHidden/>
          </w:rPr>
          <w:tab/>
          <w:t xml:space="preserve"> PAGEREF _Toc213430931 \h 3</w:t>
        </w:r>
      </w:hyperlink>
      <w:r>
        <w:fldChar w:fldCharType="end"/>
      </w:r>
    </w:p>
    <w:p w14:paraId="53F0C60B" w14:textId="1F056EEF" w:rsidR="002061D9" w:rsidRDefault="002061D9">
      <w:pPr>
        <w:pStyle w:val="TableofFigures"/>
        <w:tabs>
          <w:tab w:val="right" w:leader="dot" w:pos="9350"/>
        </w:tabs>
        <w:rPr>
          <w:rFonts w:asciiTheme="minorHAnsi" w:hAnsiTheme="minorHAnsi"/>
          <w:noProof/>
          <w:kern w:val="2"/>
          <w:sz w:val="24"/>
          <w:szCs w:val="24"/>
          <w14:ligatures w14:val="standardContextual"/>
        </w:rPr>
      </w:pPr>
      <w:hyperlink w:anchor="_Toc213430932" w:history="1">
        <w:r w:rsidRPr="00373C16">
          <w:rPr>
            <w:rStyle w:val="Hyperlink"/>
            <w:noProof/>
          </w:rPr>
          <w:t xml:space="preserve">Table 2: </w:t>
        </w:r>
        <w:r w:rsidR="00E86063">
          <w:rPr>
            <w:rStyle w:val="Hyperlink"/>
            <w:noProof/>
          </w:rPr>
          <w:t>Project</w:t>
        </w:r>
        <w:r w:rsidRPr="00373C16">
          <w:rPr>
            <w:rStyle w:val="Hyperlink"/>
            <w:noProof/>
          </w:rPr>
          <w:t xml:space="preserve"> objectives</w:t>
        </w:r>
        <w:r>
          <w:rPr>
            <w:noProof/>
            <w:webHidden/>
          </w:rPr>
          <w:tab/>
          <w:t xml:space="preserve"> PAGEREF _Toc213430932 \h 4</w:t>
        </w:r>
      </w:hyperlink>
    </w:p>
    <w:p w14:paraId="56EA813E" w14:textId="5457CCB8" w:rsidR="002061D9" w:rsidRDefault="002061D9">
      <w:pPr>
        <w:pStyle w:val="TableofFigures"/>
        <w:tabs>
          <w:tab w:val="right" w:leader="dot" w:pos="9350"/>
        </w:tabs>
        <w:rPr>
          <w:rFonts w:asciiTheme="minorHAnsi" w:hAnsiTheme="minorHAnsi"/>
          <w:noProof/>
          <w:kern w:val="2"/>
          <w:sz w:val="24"/>
          <w:szCs w:val="24"/>
          <w14:ligatures w14:val="standardContextual"/>
        </w:rPr>
      </w:pPr>
      <w:hyperlink w:anchor="_Toc213430933" w:history="1">
        <w:r w:rsidRPr="00373C16">
          <w:rPr>
            <w:rStyle w:val="Hyperlink"/>
            <w:noProof/>
          </w:rPr>
          <w:t>Table 3: Technology requirements</w:t>
        </w:r>
        <w:r>
          <w:rPr>
            <w:noProof/>
            <w:webHidden/>
          </w:rPr>
          <w:tab/>
          <w:t xml:space="preserve"> PAGEREF _Toc213430933 \h 6</w:t>
        </w:r>
      </w:hyperlink>
    </w:p>
    <w:p w14:paraId="7D6CFAEA" w14:textId="39B3D8DD" w:rsidR="002061D9" w:rsidRDefault="002061D9">
      <w:pPr>
        <w:pStyle w:val="TableofFigures"/>
        <w:tabs>
          <w:tab w:val="right" w:leader="dot" w:pos="9350"/>
        </w:tabs>
        <w:rPr>
          <w:rFonts w:asciiTheme="minorHAnsi" w:hAnsiTheme="minorHAnsi"/>
          <w:noProof/>
          <w:kern w:val="2"/>
          <w:sz w:val="24"/>
          <w:szCs w:val="24"/>
          <w14:ligatures w14:val="standardContextual"/>
        </w:rPr>
      </w:pPr>
      <w:hyperlink w:anchor="_Toc213430934" w:history="1">
        <w:r w:rsidRPr="00373C16">
          <w:rPr>
            <w:rStyle w:val="Hyperlink"/>
            <w:noProof/>
          </w:rPr>
          <w:t>Table 4: Environment requirements</w:t>
        </w:r>
        <w:r>
          <w:rPr>
            <w:noProof/>
            <w:webHidden/>
          </w:rPr>
          <w:tab/>
          <w:t xml:space="preserve"> PAGEREF _Toc213430934 \h 7</w:t>
        </w:r>
      </w:hyperlink>
    </w:p>
    <w:p w14:paraId="58E2E994" w14:textId="0AAE8863" w:rsidR="002061D9" w:rsidRDefault="002061D9">
      <w:pPr>
        <w:pStyle w:val="TableofFigures"/>
        <w:tabs>
          <w:tab w:val="right" w:leader="dot" w:pos="9350"/>
        </w:tabs>
        <w:rPr>
          <w:rFonts w:asciiTheme="minorHAnsi" w:hAnsiTheme="minorHAnsi"/>
          <w:noProof/>
          <w:kern w:val="2"/>
          <w:sz w:val="24"/>
          <w:szCs w:val="24"/>
          <w14:ligatures w14:val="standardContextual"/>
        </w:rPr>
      </w:pPr>
      <w:hyperlink w:anchor="_Toc213430935" w:history="1">
        <w:r w:rsidRPr="00373C16">
          <w:rPr>
            <w:rStyle w:val="Hyperlink"/>
            <w:noProof/>
          </w:rPr>
          <w:t>Table 5: Exclusions</w:t>
        </w:r>
        <w:r>
          <w:rPr>
            <w:noProof/>
            <w:webHidden/>
          </w:rPr>
          <w:tab/>
          <w:t xml:space="preserve"> PAGEREF _Toc213430935 \h 8</w:t>
        </w:r>
      </w:hyperlink>
    </w:p>
    <w:p w14:paraId="1427B54D" w14:textId="3F5B53EE" w:rsidR="002061D9" w:rsidRDefault="002061D9">
      <w:pPr>
        <w:pStyle w:val="TableofFigures"/>
        <w:tabs>
          <w:tab w:val="right" w:leader="dot" w:pos="9350"/>
        </w:tabs>
        <w:rPr>
          <w:rFonts w:asciiTheme="minorHAnsi" w:hAnsiTheme="minorHAnsi"/>
          <w:noProof/>
          <w:kern w:val="2"/>
          <w:sz w:val="24"/>
          <w:szCs w:val="24"/>
          <w14:ligatures w14:val="standardContextual"/>
        </w:rPr>
      </w:pPr>
      <w:hyperlink w:anchor="_Toc213430936" w:history="1">
        <w:r w:rsidRPr="00373C16">
          <w:rPr>
            <w:rStyle w:val="Hyperlink"/>
            <w:noProof/>
          </w:rPr>
          <w:t>Table 6: Table of abbreviations</w:t>
        </w:r>
        <w:r>
          <w:rPr>
            <w:noProof/>
            <w:webHidden/>
          </w:rPr>
          <w:tab/>
          <w:t xml:space="preserve"> PAGEREF _Toc213430936 \h 10</w:t>
        </w:r>
      </w:hyperlink>
    </w:p>
    <w:p w14:paraId="5262F8FA" w14:textId="1F032B0F" w:rsidR="002061D9" w:rsidRDefault="002061D9">
      <w:pPr>
        <w:pStyle w:val="TableofFigures"/>
        <w:tabs>
          <w:tab w:val="right" w:leader="dot" w:pos="9350"/>
        </w:tabs>
        <w:rPr>
          <w:rFonts w:asciiTheme="minorHAnsi" w:hAnsiTheme="minorHAnsi"/>
          <w:noProof/>
          <w:kern w:val="2"/>
          <w:sz w:val="24"/>
          <w:szCs w:val="24"/>
          <w14:ligatures w14:val="standardContextual"/>
        </w:rPr>
      </w:pPr>
      <w:hyperlink w:anchor="_Toc213430937" w:history="1">
        <w:r w:rsidRPr="00373C16">
          <w:rPr>
            <w:rStyle w:val="Hyperlink"/>
            <w:noProof/>
          </w:rPr>
          <w:t xml:space="preserve">Table 7: </w:t>
        </w:r>
        <w:r w:rsidR="00E86063">
          <w:rPr>
            <w:rStyle w:val="Hyperlink"/>
            <w:noProof/>
          </w:rPr>
          <w:t>Project</w:t>
        </w:r>
        <w:r w:rsidRPr="00373C16">
          <w:rPr>
            <w:rStyle w:val="Hyperlink"/>
            <w:noProof/>
          </w:rPr>
          <w:t xml:space="preserve"> Initiation activities</w:t>
        </w:r>
        <w:r>
          <w:rPr>
            <w:noProof/>
            <w:webHidden/>
          </w:rPr>
          <w:tab/>
          <w:t xml:space="preserve"> PAGEREF _Toc213430937 \h 14</w:t>
        </w:r>
      </w:hyperlink>
    </w:p>
    <w:p w14:paraId="39F67CE4" w14:textId="38F5EB1C" w:rsidR="002061D9" w:rsidRDefault="002061D9">
      <w:pPr>
        <w:pStyle w:val="TableofFigures"/>
        <w:tabs>
          <w:tab w:val="right" w:leader="dot" w:pos="9350"/>
        </w:tabs>
        <w:rPr>
          <w:rFonts w:asciiTheme="minorHAnsi" w:hAnsiTheme="minorHAnsi"/>
          <w:noProof/>
          <w:kern w:val="2"/>
          <w:sz w:val="24"/>
          <w:szCs w:val="24"/>
          <w14:ligatures w14:val="standardContextual"/>
        </w:rPr>
      </w:pPr>
      <w:hyperlink w:anchor="_Toc213430938" w:history="1">
        <w:r w:rsidRPr="00373C16">
          <w:rPr>
            <w:rStyle w:val="Hyperlink"/>
            <w:noProof/>
          </w:rPr>
          <w:t>Table 8: Product Baseline Planning activities</w:t>
        </w:r>
        <w:r>
          <w:rPr>
            <w:noProof/>
            <w:webHidden/>
          </w:rPr>
          <w:tab/>
          <w:t xml:space="preserve"> PAGEREF _Toc213430938 \h 16</w:t>
        </w:r>
      </w:hyperlink>
    </w:p>
    <w:p w14:paraId="40220A26" w14:textId="13AF6E5F" w:rsidR="002061D9" w:rsidRDefault="002061D9">
      <w:pPr>
        <w:pStyle w:val="TableofFigures"/>
        <w:tabs>
          <w:tab w:val="right" w:leader="dot" w:pos="9350"/>
        </w:tabs>
        <w:rPr>
          <w:rFonts w:asciiTheme="minorHAnsi" w:hAnsiTheme="minorHAnsi"/>
          <w:noProof/>
          <w:kern w:val="2"/>
          <w:sz w:val="24"/>
          <w:szCs w:val="24"/>
          <w14:ligatures w14:val="standardContextual"/>
        </w:rPr>
      </w:pPr>
      <w:hyperlink w:anchor="_Toc213430939" w:history="1">
        <w:r w:rsidRPr="00373C16">
          <w:rPr>
            <w:rStyle w:val="Hyperlink"/>
            <w:noProof/>
          </w:rPr>
          <w:t>Table 9: Delivery sprints activities</w:t>
        </w:r>
        <w:r>
          <w:rPr>
            <w:noProof/>
            <w:webHidden/>
          </w:rPr>
          <w:tab/>
          <w:t xml:space="preserve"> PAGEREF _Toc213430939 \h 19</w:t>
        </w:r>
      </w:hyperlink>
    </w:p>
    <w:p w14:paraId="74EC2D0B" w14:textId="7D3DFA07" w:rsidR="002061D9" w:rsidRDefault="002061D9">
      <w:pPr>
        <w:pStyle w:val="TableofFigures"/>
        <w:tabs>
          <w:tab w:val="right" w:leader="dot" w:pos="9350"/>
        </w:tabs>
        <w:rPr>
          <w:rFonts w:asciiTheme="minorHAnsi" w:hAnsiTheme="minorHAnsi"/>
          <w:noProof/>
          <w:kern w:val="2"/>
          <w:sz w:val="24"/>
          <w:szCs w:val="24"/>
          <w14:ligatures w14:val="standardContextual"/>
        </w:rPr>
      </w:pPr>
      <w:hyperlink w:anchor="_Toc213430940" w:history="1">
        <w:r w:rsidRPr="00373C16">
          <w:rPr>
            <w:rStyle w:val="Hyperlink"/>
            <w:noProof/>
          </w:rPr>
          <w:t>Table 10: Testing in scope</w:t>
        </w:r>
        <w:r>
          <w:rPr>
            <w:noProof/>
            <w:webHidden/>
          </w:rPr>
          <w:tab/>
          <w:t xml:space="preserve"> PAGEREF _Toc213430940 \h 21</w:t>
        </w:r>
      </w:hyperlink>
    </w:p>
    <w:p w14:paraId="2388E5A6" w14:textId="2332CC88" w:rsidR="002061D9" w:rsidRDefault="002061D9">
      <w:pPr>
        <w:pStyle w:val="TableofFigures"/>
        <w:tabs>
          <w:tab w:val="right" w:leader="dot" w:pos="9350"/>
        </w:tabs>
        <w:rPr>
          <w:rFonts w:asciiTheme="minorHAnsi" w:hAnsiTheme="minorHAnsi"/>
          <w:noProof/>
          <w:kern w:val="2"/>
          <w:sz w:val="24"/>
          <w:szCs w:val="24"/>
          <w14:ligatures w14:val="standardContextual"/>
        </w:rPr>
      </w:pPr>
      <w:hyperlink w:anchor="_Toc213430941" w:history="1">
        <w:r w:rsidRPr="00373C16">
          <w:rPr>
            <w:rStyle w:val="Hyperlink"/>
            <w:noProof/>
          </w:rPr>
          <w:t>Table 11: Outputs</w:t>
        </w:r>
        <w:r>
          <w:rPr>
            <w:noProof/>
            <w:webHidden/>
          </w:rPr>
          <w:tab/>
          <w:t xml:space="preserve"> PAGEREF _Toc213430941 \h 23</w:t>
        </w:r>
      </w:hyperlink>
    </w:p>
    <w:p w14:paraId="55DEE573" w14:textId="38BCE7D9" w:rsidR="002061D9" w:rsidRDefault="002061D9">
      <w:pPr>
        <w:pStyle w:val="TableofFigures"/>
        <w:tabs>
          <w:tab w:val="right" w:leader="dot" w:pos="9350"/>
        </w:tabs>
        <w:rPr>
          <w:rFonts w:asciiTheme="minorHAnsi" w:hAnsiTheme="minorHAnsi"/>
          <w:noProof/>
          <w:kern w:val="2"/>
          <w:sz w:val="24"/>
          <w:szCs w:val="24"/>
          <w14:ligatures w14:val="standardContextual"/>
        </w:rPr>
      </w:pPr>
      <w:hyperlink w:anchor="_Toc213430942" w:history="1">
        <w:r w:rsidRPr="00373C16">
          <w:rPr>
            <w:rStyle w:val="Hyperlink"/>
            <w:noProof/>
          </w:rPr>
          <w:t>Table 12: Executive steering committee roles and responsibilities</w:t>
        </w:r>
        <w:r>
          <w:rPr>
            <w:noProof/>
            <w:webHidden/>
          </w:rPr>
          <w:tab/>
          <w:t xml:space="preserve"> PAGEREF _Toc213430942 \h 26</w:t>
        </w:r>
      </w:hyperlink>
    </w:p>
    <w:p w14:paraId="631545F1" w14:textId="131E9566" w:rsidR="002061D9" w:rsidRDefault="002061D9">
      <w:pPr>
        <w:pStyle w:val="TableofFigures"/>
        <w:tabs>
          <w:tab w:val="right" w:leader="dot" w:pos="9350"/>
        </w:tabs>
        <w:rPr>
          <w:rFonts w:asciiTheme="minorHAnsi" w:hAnsiTheme="minorHAnsi"/>
          <w:noProof/>
          <w:kern w:val="2"/>
          <w:sz w:val="24"/>
          <w:szCs w:val="24"/>
          <w14:ligatures w14:val="standardContextual"/>
        </w:rPr>
      </w:pPr>
      <w:hyperlink w:anchor="_Toc213430943" w:history="1">
        <w:r w:rsidRPr="00373C16">
          <w:rPr>
            <w:rStyle w:val="Hyperlink"/>
            <w:noProof/>
          </w:rPr>
          <w:t>Table 13: Product council roles and responsibilities</w:t>
        </w:r>
        <w:r>
          <w:rPr>
            <w:noProof/>
            <w:webHidden/>
          </w:rPr>
          <w:tab/>
          <w:t xml:space="preserve"> PAGEREF _Toc213430943 \h 27</w:t>
        </w:r>
      </w:hyperlink>
    </w:p>
    <w:p w14:paraId="42290E3C" w14:textId="60D6D820" w:rsidR="002061D9" w:rsidRDefault="002061D9">
      <w:pPr>
        <w:pStyle w:val="TableofFigures"/>
        <w:tabs>
          <w:tab w:val="right" w:leader="dot" w:pos="9350"/>
        </w:tabs>
        <w:rPr>
          <w:rFonts w:asciiTheme="minorHAnsi" w:hAnsiTheme="minorHAnsi"/>
          <w:noProof/>
          <w:kern w:val="2"/>
          <w:sz w:val="24"/>
          <w:szCs w:val="24"/>
          <w14:ligatures w14:val="standardContextual"/>
        </w:rPr>
      </w:pPr>
      <w:hyperlink w:anchor="_Toc213430944" w:history="1">
        <w:r w:rsidRPr="00373C16">
          <w:rPr>
            <w:rStyle w:val="Hyperlink"/>
            <w:noProof/>
          </w:rPr>
          <w:t>Table 14: Feature team roles and responsibilities</w:t>
        </w:r>
        <w:r>
          <w:rPr>
            <w:noProof/>
            <w:webHidden/>
          </w:rPr>
          <w:tab/>
          <w:t xml:space="preserve"> PAGEREF _Toc213430944 \h 29</w:t>
        </w:r>
      </w:hyperlink>
    </w:p>
    <w:p w14:paraId="3C13EBEA" w14:textId="5DE527A0" w:rsidR="002061D9" w:rsidRDefault="002061D9">
      <w:pPr>
        <w:pStyle w:val="TableofFigures"/>
        <w:tabs>
          <w:tab w:val="right" w:leader="dot" w:pos="9350"/>
        </w:tabs>
        <w:rPr>
          <w:rFonts w:asciiTheme="minorHAnsi" w:hAnsiTheme="minorHAnsi"/>
          <w:noProof/>
          <w:kern w:val="2"/>
          <w:sz w:val="24"/>
          <w:szCs w:val="24"/>
          <w14:ligatures w14:val="standardContextual"/>
        </w:rPr>
      </w:pPr>
      <w:hyperlink w:anchor="_Toc213430945" w:history="1">
        <w:r w:rsidRPr="00373C16">
          <w:rPr>
            <w:rStyle w:val="Hyperlink"/>
            <w:noProof/>
          </w:rPr>
          <w:t>Table 15: Initial product backlog</w:t>
        </w:r>
        <w:r>
          <w:rPr>
            <w:noProof/>
            <w:webHidden/>
          </w:rPr>
          <w:tab/>
          <w:t xml:space="preserve"> PAGEREF _Toc213430945 \h 37</w:t>
        </w:r>
      </w:hyperlink>
    </w:p>
    <w:p w14:paraId="46424EBB" w14:textId="634E3ADC" w:rsidR="00BF20BE" w:rsidRPr="00C01507" w:rsidRDefault="00BF20BE" w:rsidP="00616461">
      <w:pPr>
        <w:rPr>
          <w:lang w:val="en-GB"/>
        </w:rPr>
      </w:pPr>
    </w:p>
    <w:p w14:paraId="1AAD86F2" w14:textId="5CE8180F" w:rsidR="00616461" w:rsidRPr="00711A75" w:rsidRDefault="00616461" w:rsidP="00711A75">
      <w:pPr>
        <w:pStyle w:val="TOCHeading"/>
      </w:pPr>
      <w:r w:rsidRPr="00711A75">
        <w:t xml:space="preserve">Table of </w:t>
      </w:r>
      <w:commentRangeStart w:id="1"/>
      <w:r w:rsidRPr="00711A75">
        <w:t>figures</w:t>
      </w:r>
      <w:commentRangeEnd w:id="1"/>
      <w:r w:rsidR="00CE4104" w:rsidRPr="00711A75">
        <w:rPr>
          <w:rStyle w:val="CommentReference"/>
          <w:sz w:val="44"/>
          <w:szCs w:val="32"/>
        </w:rPr>
        <w:commentReference w:id="1"/>
      </w:r>
    </w:p>
    <w:p w14:paraId="49C3B09E" w14:textId="420BE0D4" w:rsidR="00446B3E" w:rsidRDefault="00446B3E">
      <w:pPr>
        <w:pStyle w:val="TableofFigures"/>
        <w:tabs>
          <w:tab w:val="right" w:leader="dot" w:pos="9350"/>
        </w:tabs>
        <w:rPr>
          <w:rFonts w:asciiTheme="minorHAnsi" w:hAnsiTheme="minorHAnsi"/>
          <w:noProof/>
          <w:kern w:val="2"/>
          <w:sz w:val="24"/>
          <w:szCs w:val="24"/>
          <w:lang w:val="en-GB" w:eastAsia="en-GB"/>
          <w14:ligatures w14:val="standardContextual"/>
        </w:rPr>
      </w:pPr>
      <w:r>
        <w:rPr>
          <w:lang w:val="en-GB"/>
        </w:rPr>
        <w:fldChar w:fldCharType="begin"/>
      </w:r>
      <w:r w:rsidR="00616461">
        <w:rPr>
          <w:lang w:val="en-GB"/>
        </w:rPr>
        <w:instrText xml:space="preserve"> TOC \h \z \c "Figure" </w:instrText>
      </w:r>
      <w:r>
        <w:rPr>
          <w:lang w:val="en-GB"/>
        </w:rPr>
        <w:fldChar w:fldCharType="separate"/>
      </w:r>
      <w:hyperlink w:anchor="_Toc222472756" w:history="1">
        <w:r w:rsidRPr="00492CFE">
          <w:rPr>
            <w:rStyle w:val="Hyperlink"/>
            <w:noProof/>
            <w:lang w:val="fr-FR"/>
          </w:rPr>
          <w:t>Figure 1: Platform Centric Approach</w:t>
        </w:r>
        <w:r>
          <w:rPr>
            <w:noProof/>
            <w:webHidden/>
          </w:rPr>
          <w:tab/>
          <w:t xml:space="preserve"> PAGEREF _Toc222472756 \h 6</w:t>
        </w:r>
      </w:hyperlink>
      <w:r>
        <w:fldChar w:fldCharType="end"/>
      </w:r>
    </w:p>
    <w:p w14:paraId="735B8B17" w14:textId="59562B8F" w:rsidR="00446B3E" w:rsidRDefault="00446B3E">
      <w:pPr>
        <w:pStyle w:val="TableofFigures"/>
        <w:tabs>
          <w:tab w:val="right" w:leader="dot" w:pos="9350"/>
        </w:tabs>
        <w:rPr>
          <w:rFonts w:asciiTheme="minorHAnsi" w:hAnsiTheme="minorHAnsi"/>
          <w:noProof/>
          <w:kern w:val="2"/>
          <w:sz w:val="24"/>
          <w:szCs w:val="24"/>
          <w:lang w:val="en-GB" w:eastAsia="en-GB"/>
          <w14:ligatures w14:val="standardContextual"/>
        </w:rPr>
      </w:pPr>
      <w:hyperlink w:anchor="_Toc222472757" w:history="1">
        <w:r w:rsidRPr="00492CFE">
          <w:rPr>
            <w:rStyle w:val="Hyperlink"/>
            <w:noProof/>
          </w:rPr>
          <w:t>Figure 2: Iterative delivery approach - Scrum process</w:t>
        </w:r>
        <w:r>
          <w:rPr>
            <w:noProof/>
            <w:webHidden/>
          </w:rPr>
          <w:tab/>
          <w:t xml:space="preserve"> PAGEREF _Toc222472757 \h 16</w:t>
        </w:r>
      </w:hyperlink>
    </w:p>
    <w:p w14:paraId="19F3EE90" w14:textId="641CAA3A" w:rsidR="00446B3E" w:rsidRDefault="00446B3E">
      <w:pPr>
        <w:pStyle w:val="TableofFigures"/>
        <w:tabs>
          <w:tab w:val="right" w:leader="dot" w:pos="9350"/>
        </w:tabs>
        <w:rPr>
          <w:rFonts w:asciiTheme="minorHAnsi" w:hAnsiTheme="minorHAnsi"/>
          <w:noProof/>
          <w:kern w:val="2"/>
          <w:sz w:val="24"/>
          <w:szCs w:val="24"/>
          <w:lang w:val="en-GB" w:eastAsia="en-GB"/>
          <w14:ligatures w14:val="standardContextual"/>
        </w:rPr>
      </w:pPr>
      <w:hyperlink w:anchor="_Toc222472758" w:history="1">
        <w:r w:rsidRPr="00492CFE">
          <w:rPr>
            <w:rStyle w:val="Hyperlink"/>
            <w:noProof/>
          </w:rPr>
          <w:t>Figure 3: High-level timeline</w:t>
        </w:r>
        <w:r>
          <w:rPr>
            <w:noProof/>
            <w:webHidden/>
          </w:rPr>
          <w:tab/>
          <w:t xml:space="preserve"> PAGEREF _Toc222472758 \h 29</w:t>
        </w:r>
      </w:hyperlink>
    </w:p>
    <w:p w14:paraId="3E13D1DF" w14:textId="4026056F" w:rsidR="00446B3E" w:rsidRDefault="00446B3E">
      <w:pPr>
        <w:pStyle w:val="TableofFigures"/>
        <w:tabs>
          <w:tab w:val="right" w:leader="dot" w:pos="9350"/>
        </w:tabs>
        <w:rPr>
          <w:rFonts w:asciiTheme="minorHAnsi" w:hAnsiTheme="minorHAnsi"/>
          <w:noProof/>
          <w:kern w:val="2"/>
          <w:sz w:val="24"/>
          <w:szCs w:val="24"/>
          <w:lang w:val="en-GB" w:eastAsia="en-GB"/>
          <w14:ligatures w14:val="standardContextual"/>
        </w:rPr>
      </w:pPr>
      <w:hyperlink w:anchor="_Toc222472759" w:history="1">
        <w:r w:rsidRPr="00492CFE">
          <w:rPr>
            <w:rStyle w:val="Hyperlink"/>
            <w:noProof/>
          </w:rPr>
          <w:t>Figure 4: Product council</w:t>
        </w:r>
        <w:r>
          <w:rPr>
            <w:noProof/>
            <w:webHidden/>
          </w:rPr>
          <w:tab/>
          <w:t xml:space="preserve"> PAGEREF _Toc222472759 \h 31</w:t>
        </w:r>
      </w:hyperlink>
    </w:p>
    <w:p w14:paraId="18934B53" w14:textId="19671D66" w:rsidR="0027317A" w:rsidRDefault="0027317A" w:rsidP="00616461"/>
    <w:p w14:paraId="7666DD75" w14:textId="77777777" w:rsidR="00195083" w:rsidRDefault="00195083">
      <w:pPr>
        <w:spacing w:before="0" w:after="160" w:line="259" w:lineRule="auto"/>
        <w:sectPr w:rsidR="00195083" w:rsidSect="005F1FF4">
          <w:headerReference w:type="default" r:id="rId29"/>
          <w:footerReference w:type="default" r:id="rId30"/>
          <w:pgSz w:w="12240" w:h="15840"/>
          <w:pgMar w:top="1440" w:right="1440" w:bottom="1440" w:left="1440" w:header="432" w:footer="0" w:gutter="0"/>
          <w:pgNumType w:start="1"/>
          <w:cols w:space="720"/>
          <w:docGrid w:linePitch="360"/>
        </w:sectPr>
      </w:pPr>
    </w:p>
    <w:p w14:paraId="437D176E" w14:textId="1792875F" w:rsidR="009A4012" w:rsidRPr="00E901F8" w:rsidRDefault="009A4012" w:rsidP="009A4012">
      <w:pPr>
        <w:spacing w:before="0" w:after="120" w:line="264" w:lineRule="auto"/>
        <w:rPr>
          <w:rFonts w:ascii="Segoe UI" w:eastAsia="Segoe UI" w:hAnsi="Segoe UI" w:cs="Times New Roman"/>
          <w:b/>
          <w:szCs w:val="18"/>
          <w:lang w:val="en-GB"/>
        </w:rPr>
      </w:pPr>
      <w:bookmarkStart w:id="2" w:name="_Toc183681330"/>
      <w:r>
        <w:lastRenderedPageBreak/>
        <w:t xml:space="preserve">This Statement of Work (SOW) and any exhibits, appendices, schedules, and attachments to it are made pursuant to Work Order (WO) </w:t>
      </w:r>
      <w:r w:rsidRPr="004107AF">
        <w:rPr>
          <w:rStyle w:val="Instructional"/>
        </w:rPr>
        <w:t>[insert WO number]</w:t>
      </w:r>
      <w:r>
        <w:t xml:space="preserve"> and describes the work to be performed (“services”) by Microsoft (“us,” “we”) for </w:t>
      </w:r>
      <w:sdt>
        <w:sdtPr>
          <w:rPr>
            <w:rFonts w:eastAsia="Segoe UI"/>
            <w:lang w:val="en-GB"/>
          </w:rPr>
          <w:alias w:val="Client Name"/>
          <w:tag w:val="Client Name"/>
          <w:id w:val="-1860496370"/>
          <w:dataBinding w:prefixMappings="xmlns:ns0='http://schemas.microsoft.com/office/2006/coverPageProps' " w:xpath="/ns0:CoverPageProperties[1]/ns0:Abstract[1]" w:storeItemID="{55AF091B-3C7A-41E3-B477-F2FDAA23CFDA}"/>
          <w:text/>
        </w:sdtPr>
        <w:sdtEndPr/>
        <w:sdtContent>
          <w:r>
            <w:rPr>
              <w:rFonts w:eastAsia="Segoe UI"/>
              <w:lang w:val="en-GB"/>
            </w:rPr>
            <w:t>&lt;Customer Name&gt;</w:t>
          </w:r>
        </w:sdtContent>
      </w:sdt>
      <w:r>
        <w:t xml:space="preserve"> (“</w:t>
      </w:r>
      <w:r w:rsidRPr="004107AF">
        <w:rPr>
          <w:rStyle w:val="Instructional"/>
        </w:rPr>
        <w:t>[Customer</w:t>
      </w:r>
      <w:r>
        <w:rPr>
          <w:rStyle w:val="Instructional"/>
        </w:rPr>
        <w:t xml:space="preserve"> short</w:t>
      </w:r>
      <w:r w:rsidRPr="004107AF">
        <w:rPr>
          <w:rStyle w:val="Instructional"/>
        </w:rPr>
        <w:t xml:space="preserve"> name</w:t>
      </w:r>
      <w:r>
        <w:rPr>
          <w:rStyle w:val="Instructional"/>
        </w:rPr>
        <w:t xml:space="preserve"> if any</w:t>
      </w:r>
      <w:r w:rsidRPr="004107AF">
        <w:rPr>
          <w:rStyle w:val="Instructional"/>
        </w:rPr>
        <w:t>]</w:t>
      </w:r>
      <w:r>
        <w:t xml:space="preserve">”, “Customer”, “you”, “your”) relating to </w:t>
      </w:r>
      <w:sdt>
        <w:sdtPr>
          <w:rPr>
            <w:lang w:val="en-GB"/>
          </w:rPr>
          <w:alias w:val="Project Name"/>
          <w:tag w:val="Project Name"/>
          <w:id w:val="-1637404694"/>
          <w:placeholder>
            <w:docPart w:val="5D79476610F54E568EA565E92086FE6E"/>
          </w:placeholder>
          <w:dataBinding w:prefixMappings="xmlns:ns0='http://purl.org/dc/elements/1.1/' xmlns:ns1='http://schemas.openxmlformats.org/package/2006/metadata/core-properties' " w:xpath="/ns1:coreProperties[1]/ns0:title[1]" w:storeItemID="{6C3C8BC8-F283-45AE-878A-BAB7291924A1}"/>
          <w:text/>
        </w:sdtPr>
        <w:sdtEndPr/>
        <w:sdtContent>
          <w:r w:rsidR="00557603">
            <w:rPr>
              <w:lang w:val="en-GB"/>
            </w:rPr>
            <w:t>SOW - Agentic AI Transformation v2.1</w:t>
          </w:r>
        </w:sdtContent>
      </w:sdt>
      <w:r>
        <w:t xml:space="preserve"> (“Project”).</w:t>
      </w:r>
    </w:p>
    <w:p w14:paraId="3895F5D2" w14:textId="466ED3EA" w:rsidR="00612E96" w:rsidRDefault="00612E96" w:rsidP="00612E96">
      <w:r w:rsidRPr="00612E96">
        <w:t>This SOW and the associated WO expire 30 days after their publication date</w:t>
      </w:r>
      <w:r w:rsidR="00376262">
        <w:t xml:space="preserve"> </w:t>
      </w:r>
      <w:r w:rsidR="00376262" w:rsidRPr="00376262">
        <w:t>(date Microsoft submits to the Customer)</w:t>
      </w:r>
      <w:r w:rsidRPr="00612E96">
        <w:t xml:space="preserve"> unless signed by both parties or formally extended in writing by Microsoft.</w:t>
      </w:r>
    </w:p>
    <w:p w14:paraId="00C5C5C5" w14:textId="77777777" w:rsidR="00656E9C" w:rsidRPr="00656E9C" w:rsidRDefault="00656E9C" w:rsidP="00656E9C">
      <w:pPr>
        <w:jc w:val="center"/>
        <w:rPr>
          <w:rStyle w:val="Instructional"/>
          <w:b/>
          <w:bCs/>
        </w:rPr>
      </w:pPr>
      <w:r w:rsidRPr="00656E9C">
        <w:rPr>
          <w:rStyle w:val="Instructional"/>
          <w:b/>
          <w:bCs/>
        </w:rPr>
        <w:t>[READ AND DELETE: PLEASE NOTE</w:t>
      </w:r>
    </w:p>
    <w:p w14:paraId="3E40BC1B" w14:textId="77777777" w:rsidR="00656E9C" w:rsidRPr="00656E9C" w:rsidRDefault="00656E9C" w:rsidP="00656E9C">
      <w:pPr>
        <w:jc w:val="center"/>
        <w:rPr>
          <w:rStyle w:val="Instructional"/>
          <w:b/>
          <w:bCs/>
        </w:rPr>
      </w:pPr>
      <w:r w:rsidRPr="00656E9C">
        <w:rPr>
          <w:rStyle w:val="Instructional"/>
          <w:b/>
          <w:bCs/>
        </w:rPr>
        <w:t>THIS SOW TEMPLATE IS USED FOR CATALOG, NON-CUSTOMIZED, CONSULTING</w:t>
      </w:r>
    </w:p>
    <w:p w14:paraId="547D31B9" w14:textId="77777777" w:rsidR="00656E9C" w:rsidRPr="00656E9C" w:rsidRDefault="00656E9C" w:rsidP="00656E9C">
      <w:pPr>
        <w:jc w:val="center"/>
        <w:rPr>
          <w:rStyle w:val="Instructional"/>
          <w:b/>
          <w:bCs/>
        </w:rPr>
      </w:pPr>
      <w:r w:rsidRPr="00656E9C">
        <w:rPr>
          <w:rStyle w:val="Instructional"/>
          <w:b/>
          <w:bCs/>
        </w:rPr>
        <w:t>OFFERS THAT ARE IN THE CATALOG AND AVAILABLE IN COMPASSONE.</w:t>
      </w:r>
    </w:p>
    <w:p w14:paraId="61E96A4F" w14:textId="77777777" w:rsidR="00656E9C" w:rsidRPr="00656E9C" w:rsidRDefault="00656E9C" w:rsidP="00656E9C">
      <w:pPr>
        <w:jc w:val="center"/>
        <w:rPr>
          <w:rStyle w:val="Instructional"/>
          <w:b/>
          <w:bCs/>
        </w:rPr>
      </w:pPr>
      <w:r w:rsidRPr="00656E9C">
        <w:rPr>
          <w:rStyle w:val="Instructional"/>
          <w:b/>
          <w:bCs/>
        </w:rPr>
        <w:t>CUSTOM OFFERS WILL BE TREATED AS NON-MSO (MANAGED STANDARD OFFERING)</w:t>
      </w:r>
    </w:p>
    <w:p w14:paraId="52A04C50" w14:textId="77777777" w:rsidR="00656E9C" w:rsidRPr="00656E9C" w:rsidRDefault="00656E9C" w:rsidP="00656E9C">
      <w:pPr>
        <w:jc w:val="center"/>
        <w:rPr>
          <w:rStyle w:val="Instructional"/>
          <w:b/>
          <w:bCs/>
        </w:rPr>
      </w:pPr>
      <w:r w:rsidRPr="00656E9C">
        <w:rPr>
          <w:rStyle w:val="Instructional"/>
          <w:b/>
          <w:bCs/>
        </w:rPr>
        <w:t>AND WILL REQUIRE THE APPROPRIATE LEVEL OF REVIEW AS DERIVED THROUGH THE</w:t>
      </w:r>
    </w:p>
    <w:p w14:paraId="2681E8F9" w14:textId="6A9C7D50" w:rsidR="00656E9C" w:rsidRPr="00656E9C" w:rsidRDefault="00656E9C" w:rsidP="00656E9C">
      <w:pPr>
        <w:jc w:val="center"/>
        <w:rPr>
          <w:rStyle w:val="Instructional"/>
          <w:b/>
          <w:bCs/>
        </w:rPr>
      </w:pPr>
      <w:r w:rsidRPr="00656E9C">
        <w:rPr>
          <w:rStyle w:val="Instructional"/>
          <w:b/>
          <w:bCs/>
        </w:rPr>
        <w:t>ENTERPRISE SERVICES AUTHORIZATION POLICY (ESAP)]</w:t>
      </w:r>
    </w:p>
    <w:p w14:paraId="157136B5" w14:textId="2D1E39D7" w:rsidR="00DF434C" w:rsidRDefault="00DF434C" w:rsidP="001E2136">
      <w:pPr>
        <w:pStyle w:val="Heading1"/>
      </w:pPr>
      <w:bookmarkStart w:id="3" w:name="_Toc183681331"/>
      <w:bookmarkStart w:id="4" w:name="_Toc225414267"/>
      <w:bookmarkEnd w:id="2"/>
      <w:r w:rsidRPr="00956F3B">
        <w:t>Introduction</w:t>
      </w:r>
      <w:bookmarkEnd w:id="3"/>
      <w:bookmarkEnd w:id="4"/>
    </w:p>
    <w:p w14:paraId="017259C4" w14:textId="719A0B28" w:rsidR="00036D51" w:rsidRPr="00B24925" w:rsidRDefault="00B01B39" w:rsidP="00036D51">
      <w:pPr>
        <w:rPr>
          <w:rStyle w:val="Instructional"/>
        </w:rPr>
      </w:pPr>
      <w:r w:rsidRPr="00B01B39">
        <w:rPr>
          <w:rStyle w:val="Instructional"/>
        </w:rPr>
        <w:t xml:space="preserve">Insert an executive summary that reflects the Customer context that has led to this </w:t>
      </w:r>
      <w:r w:rsidR="00E86063">
        <w:rPr>
          <w:rStyle w:val="Instructional"/>
        </w:rPr>
        <w:t>project</w:t>
      </w:r>
      <w:r w:rsidRPr="00B01B39">
        <w:rPr>
          <w:rStyle w:val="Instructional"/>
        </w:rPr>
        <w:t>. This introduction should not focus on technology. The main objective is to set the tone for the SOW and why the Customer is willing to invest in its digital transformation using a product-centric organization model</w:t>
      </w:r>
      <w:r w:rsidR="00036D51" w:rsidRPr="00B24925">
        <w:rPr>
          <w:rStyle w:val="Instructional"/>
        </w:rPr>
        <w:t>.</w:t>
      </w:r>
    </w:p>
    <w:p w14:paraId="4448B8E7" w14:textId="77777777" w:rsidR="00340987" w:rsidRDefault="00B04789" w:rsidP="00036D51">
      <w:pPr>
        <w:rPr>
          <w:rStyle w:val="Instructional"/>
        </w:rPr>
      </w:pPr>
      <w:r w:rsidRPr="00B04789">
        <w:rPr>
          <w:rStyle w:val="Instructional"/>
        </w:rPr>
        <w:t>Below are some examples. See the</w:t>
      </w:r>
      <w:r w:rsidR="00036D51" w:rsidRPr="00B24925">
        <w:rPr>
          <w:rStyle w:val="Instructional"/>
        </w:rPr>
        <w:t xml:space="preserve"> </w:t>
      </w:r>
      <w:hyperlink r:id="rId31" w:history="1">
        <w:r w:rsidR="00036D51" w:rsidRPr="00DF75BA">
          <w:rPr>
            <w:rStyle w:val="Hyperlink"/>
            <w:i/>
            <w:iCs/>
          </w:rPr>
          <w:t>SOW Writing Guide</w:t>
        </w:r>
      </w:hyperlink>
      <w:r w:rsidR="00036D51" w:rsidRPr="00DF75BA">
        <w:rPr>
          <w:rStyle w:val="Instructional"/>
          <w:i w:val="0"/>
          <w:iCs w:val="0"/>
        </w:rPr>
        <w:t xml:space="preserve"> </w:t>
      </w:r>
      <w:r w:rsidR="00340987" w:rsidRPr="00340987">
        <w:rPr>
          <w:rStyle w:val="Instructional"/>
        </w:rPr>
        <w:t>on K360 for other examples.</w:t>
      </w:r>
    </w:p>
    <w:p w14:paraId="204334CC" w14:textId="77777777" w:rsidR="004D4A22" w:rsidRPr="004D4A22" w:rsidRDefault="004D4A22" w:rsidP="004D4A22">
      <w:r w:rsidRPr="004D4A22">
        <w:t>Identifying insights, completing routine tasks, and resolving customer issues across vast enterprise systems have traditionally relied on manual hand</w:t>
      </w:r>
      <w:r w:rsidRPr="004D4A22">
        <w:noBreakHyphen/>
        <w:t xml:space="preserve">offs, </w:t>
      </w:r>
      <w:r w:rsidRPr="004D4A22">
        <w:rPr>
          <w:b/>
          <w:bCs/>
        </w:rPr>
        <w:t>siloed data</w:t>
      </w:r>
      <w:r w:rsidRPr="004D4A22">
        <w:t>, and time</w:t>
      </w:r>
      <w:r w:rsidRPr="004D4A22">
        <w:noBreakHyphen/>
        <w:t xml:space="preserve">consuming business processes. For </w:t>
      </w:r>
      <w:r w:rsidRPr="004D4A22">
        <w:rPr>
          <w:rStyle w:val="Instructional"/>
        </w:rPr>
        <w:t>[Customer Name]</w:t>
      </w:r>
      <w:r w:rsidRPr="004D4A22">
        <w:t xml:space="preserve"> to achieve its mission more efficiently, the organization needs a step</w:t>
      </w:r>
      <w:r w:rsidRPr="004D4A22">
        <w:noBreakHyphen/>
        <w:t xml:space="preserve">change in how employees and customers </w:t>
      </w:r>
      <w:r w:rsidRPr="004D4A22">
        <w:rPr>
          <w:b/>
          <w:bCs/>
        </w:rPr>
        <w:t>discover information and get work done</w:t>
      </w:r>
      <w:r w:rsidRPr="004D4A22">
        <w:t>—because today, knowledge is fragmented across systems, work is routed through disconnected teams, and execution depends heavily on manual coordination. The result is predictable friction: duplicated effort, delayed decisions, inconsistent outcomes, and limited end</w:t>
      </w:r>
      <w:r w:rsidRPr="004D4A22">
        <w:noBreakHyphen/>
        <w:t>to</w:t>
      </w:r>
      <w:r w:rsidRPr="004D4A22">
        <w:noBreakHyphen/>
        <w:t xml:space="preserve">end visibility across workflows that span multiple applications and data estates. Moving forward, </w:t>
      </w:r>
      <w:r w:rsidRPr="004D4A22">
        <w:rPr>
          <w:rStyle w:val="Instructional"/>
        </w:rPr>
        <w:t>[Customer Name]</w:t>
      </w:r>
      <w:r w:rsidRPr="004D4A22">
        <w:t xml:space="preserve"> can shift from an </w:t>
      </w:r>
      <w:r w:rsidRPr="004D4A22">
        <w:rPr>
          <w:b/>
          <w:bCs/>
        </w:rPr>
        <w:t>application</w:t>
      </w:r>
      <w:r w:rsidRPr="004D4A22">
        <w:rPr>
          <w:b/>
          <w:bCs/>
        </w:rPr>
        <w:noBreakHyphen/>
        <w:t>centric</w:t>
      </w:r>
      <w:r w:rsidRPr="004D4A22">
        <w:t xml:space="preserve"> operating model—where people navigate tools and stitch together processes—to an </w:t>
      </w:r>
      <w:r w:rsidRPr="004D4A22">
        <w:rPr>
          <w:b/>
          <w:bCs/>
        </w:rPr>
        <w:t>agent</w:t>
      </w:r>
      <w:r w:rsidRPr="004D4A22">
        <w:rPr>
          <w:b/>
          <w:bCs/>
        </w:rPr>
        <w:noBreakHyphen/>
        <w:t>centric (agentic) organization</w:t>
      </w:r>
      <w:r w:rsidRPr="004D4A22">
        <w:t>, where intelligent agents orchestrate work across systems with speed, consistency, and appropriate human oversight.</w:t>
      </w:r>
    </w:p>
    <w:p w14:paraId="4D4D3054" w14:textId="17D758E6" w:rsidR="004D4A22" w:rsidRPr="004D4A22" w:rsidRDefault="004D4A22" w:rsidP="004D4A22">
      <w:r w:rsidRPr="004D4A22">
        <w:t xml:space="preserve">This shift is the foundation of an </w:t>
      </w:r>
      <w:r w:rsidRPr="004D4A22">
        <w:rPr>
          <w:b/>
          <w:bCs/>
        </w:rPr>
        <w:t>agentic organization</w:t>
      </w:r>
      <w:r w:rsidRPr="004D4A22">
        <w:t xml:space="preserve">: one where AI agents evolve from </w:t>
      </w:r>
      <w:r w:rsidRPr="004D4A22">
        <w:rPr>
          <w:b/>
          <w:bCs/>
        </w:rPr>
        <w:t>information retrieval</w:t>
      </w:r>
      <w:r w:rsidRPr="004D4A22">
        <w:t xml:space="preserve"> (finding and summarizing knowledge) to </w:t>
      </w:r>
      <w:r w:rsidRPr="004D4A22">
        <w:rPr>
          <w:b/>
          <w:bCs/>
        </w:rPr>
        <w:t>task completion</w:t>
      </w:r>
      <w:r w:rsidRPr="004D4A22">
        <w:t xml:space="preserve"> (updating records, initiating workflows, resolving requests), and ultimately to </w:t>
      </w:r>
      <w:r w:rsidRPr="004D4A22">
        <w:rPr>
          <w:b/>
          <w:bCs/>
        </w:rPr>
        <w:t>assisted autonomy</w:t>
      </w:r>
      <w:r w:rsidRPr="004D4A22">
        <w:t xml:space="preserve"> (planning multi</w:t>
      </w:r>
      <w:r w:rsidRPr="004D4A22">
        <w:noBreakHyphen/>
        <w:t xml:space="preserve">step work, coordinating across tools and teams, and escalating when human judgment is required). Agentic AI solutions are built on three foundational capabilities: </w:t>
      </w:r>
      <w:r w:rsidRPr="004D4A22">
        <w:rPr>
          <w:b/>
          <w:bCs/>
        </w:rPr>
        <w:t>reasoning, planning, and action</w:t>
      </w:r>
      <w:r w:rsidRPr="004D4A22">
        <w:t>. These systems combine large</w:t>
      </w:r>
      <w:r w:rsidRPr="004D4A22">
        <w:noBreakHyphen/>
        <w:t>language</w:t>
      </w:r>
      <w:r w:rsidRPr="004D4A22">
        <w:noBreakHyphen/>
        <w:t>model reasoning with structured planning and automated execution to deliver intelligent, goal</w:t>
      </w:r>
      <w:r w:rsidRPr="004D4A22">
        <w:noBreakHyphen/>
        <w:t xml:space="preserve">oriented outcomes. By orchestrating secure data retrieval, adaptive workflows, and </w:t>
      </w:r>
      <w:r w:rsidRPr="004D4A22">
        <w:lastRenderedPageBreak/>
        <w:t>enterprise tool integration, AI agents can interpret natural</w:t>
      </w:r>
      <w:r w:rsidRPr="004D4A22">
        <w:noBreakHyphen/>
        <w:t>language requests (</w:t>
      </w:r>
      <w:r w:rsidRPr="004D4A22">
        <w:rPr>
          <w:b/>
          <w:bCs/>
        </w:rPr>
        <w:t>reasoning</w:t>
      </w:r>
      <w:r w:rsidRPr="004D4A22">
        <w:t>), formulate multi</w:t>
      </w:r>
      <w:r w:rsidRPr="004D4A22">
        <w:noBreakHyphen/>
        <w:t>step strategies (</w:t>
      </w:r>
      <w:r w:rsidRPr="004D4A22">
        <w:rPr>
          <w:b/>
          <w:bCs/>
        </w:rPr>
        <w:t>planning</w:t>
      </w:r>
      <w:r w:rsidRPr="004D4A22">
        <w:t>), and autonomously execute tools to retrieve knowledge or perform tasks (via APIs and/or other integrations). This cohesive loop enables agents to deliver timely insights and complete complex tasks with precision and adaptability, transforming how work moves from request to outcome across the enterprise.</w:t>
      </w:r>
    </w:p>
    <w:p w14:paraId="557346E4" w14:textId="77777777" w:rsidR="007D17C1" w:rsidRDefault="007D17C1" w:rsidP="007D17C1">
      <w:r>
        <w:t>This agentic approach underpins high-value solutions:</w:t>
      </w:r>
    </w:p>
    <w:p w14:paraId="42738E77" w14:textId="4E957D30" w:rsidR="007D17C1" w:rsidRPr="0043772F" w:rsidRDefault="007D17C1" w:rsidP="007D17C1">
      <w:pPr>
        <w:rPr>
          <w:rStyle w:val="Instructional"/>
        </w:rPr>
      </w:pPr>
      <w:r w:rsidRPr="0043772F">
        <w:rPr>
          <w:rStyle w:val="Instructional"/>
        </w:rPr>
        <w:t xml:space="preserve">Insert the </w:t>
      </w:r>
      <w:r w:rsidR="00D82B59">
        <w:rPr>
          <w:rStyle w:val="Instructional"/>
        </w:rPr>
        <w:t>C</w:t>
      </w:r>
      <w:r w:rsidRPr="0043772F">
        <w:rPr>
          <w:rStyle w:val="Instructional"/>
        </w:rPr>
        <w:t>ustomer specific use-case scenarios below</w:t>
      </w:r>
    </w:p>
    <w:p w14:paraId="662D4BD0" w14:textId="142BFA02" w:rsidR="007D17C1" w:rsidRPr="0043772F" w:rsidRDefault="007D17C1" w:rsidP="0043772F">
      <w:pPr>
        <w:pStyle w:val="Bullet1"/>
        <w:rPr>
          <w:rStyle w:val="Optional"/>
        </w:rPr>
      </w:pPr>
      <w:r w:rsidRPr="0043772F">
        <w:rPr>
          <w:rStyle w:val="Optional"/>
        </w:rPr>
        <w:t>Enterprise Workflow Automation Agent – an internal assistant that streamlines business processes (e.g., onboarding, IT triage, report generation) by reasoning over corporate knowledge and safely executing back-end actions.</w:t>
      </w:r>
    </w:p>
    <w:p w14:paraId="72C24992" w14:textId="2CB9740F" w:rsidR="007D17C1" w:rsidRPr="0043772F" w:rsidRDefault="007D17C1" w:rsidP="0043772F">
      <w:pPr>
        <w:pStyle w:val="Bullet1"/>
        <w:rPr>
          <w:rStyle w:val="Optional"/>
        </w:rPr>
      </w:pPr>
      <w:r w:rsidRPr="0043772F">
        <w:rPr>
          <w:rStyle w:val="Optional"/>
        </w:rPr>
        <w:t>Customer Support Conversational Agent – a multilingual chatbot that taps real-time CRM and knowledge-based data to answer queries, perform actions, recommend next steps, and escalate seamlessly to human agents.</w:t>
      </w:r>
    </w:p>
    <w:p w14:paraId="5B75733A" w14:textId="77777777" w:rsidR="00F06945" w:rsidRDefault="00F06945" w:rsidP="00F06945">
      <w:pPr>
        <w:pStyle w:val="Bullet1"/>
        <w:numPr>
          <w:ilvl w:val="0"/>
          <w:numId w:val="0"/>
        </w:numPr>
      </w:pPr>
    </w:p>
    <w:p w14:paraId="0BF5D4F5" w14:textId="62BA6F0E" w:rsidR="00F06945" w:rsidRDefault="00F06945" w:rsidP="00F06945">
      <w:pPr>
        <w:pStyle w:val="Bullet1"/>
        <w:numPr>
          <w:ilvl w:val="0"/>
          <w:numId w:val="0"/>
        </w:numPr>
      </w:pPr>
      <w:r>
        <w:t xml:space="preserve">Microsoft will partner with </w:t>
      </w:r>
      <w:r w:rsidRPr="00F06945">
        <w:rPr>
          <w:rStyle w:val="Instructional"/>
          <w:b/>
          <w:bCs/>
        </w:rPr>
        <w:t>[Customer Name]</w:t>
      </w:r>
      <w:r>
        <w:t xml:space="preserve"> to establish a </w:t>
      </w:r>
      <w:r>
        <w:rPr>
          <w:rStyle w:val="Strong"/>
          <w:rFonts w:ascii="Segoe UI" w:hAnsi="Segoe UI" w:cs="Segoe UI"/>
          <w:sz w:val="21"/>
          <w:szCs w:val="21"/>
        </w:rPr>
        <w:t xml:space="preserve">robust Agentic AI </w:t>
      </w:r>
      <w:r w:rsidR="005249D6">
        <w:rPr>
          <w:rStyle w:val="Strong"/>
          <w:rFonts w:ascii="Segoe UI" w:hAnsi="Segoe UI" w:cs="Segoe UI"/>
          <w:sz w:val="21"/>
          <w:szCs w:val="21"/>
        </w:rPr>
        <w:t>strategy</w:t>
      </w:r>
      <w:r>
        <w:t xml:space="preserve"> through a </w:t>
      </w:r>
      <w:r>
        <w:rPr>
          <w:rStyle w:val="Strong"/>
          <w:rFonts w:ascii="Segoe UI" w:hAnsi="Segoe UI" w:cs="Segoe UI"/>
          <w:sz w:val="21"/>
          <w:szCs w:val="21"/>
        </w:rPr>
        <w:t>platform</w:t>
      </w:r>
      <w:r>
        <w:rPr>
          <w:rStyle w:val="Strong"/>
          <w:rFonts w:ascii="Segoe UI" w:hAnsi="Segoe UI" w:cs="Segoe UI"/>
          <w:sz w:val="21"/>
          <w:szCs w:val="21"/>
        </w:rPr>
        <w:noBreakHyphen/>
        <w:t>centric, layered approach</w:t>
      </w:r>
      <w:r w:rsidR="00E24E33">
        <w:t xml:space="preserve"> </w:t>
      </w:r>
      <w:r>
        <w:t xml:space="preserve">not as a collection of disconnected agents, but as an enterprise foundation that brings agents </w:t>
      </w:r>
      <w:r>
        <w:rPr>
          <w:rStyle w:val="Strong"/>
          <w:rFonts w:ascii="Segoe UI" w:hAnsi="Segoe UI" w:cs="Segoe UI"/>
          <w:sz w:val="21"/>
          <w:szCs w:val="21"/>
        </w:rPr>
        <w:t>in the flow of work</w:t>
      </w:r>
      <w:r>
        <w:t xml:space="preserve"> where outcomes are created. This platform will be </w:t>
      </w:r>
      <w:r>
        <w:rPr>
          <w:rStyle w:val="Strong"/>
          <w:rFonts w:ascii="Segoe UI" w:hAnsi="Segoe UI" w:cs="Segoe UI"/>
          <w:sz w:val="21"/>
          <w:szCs w:val="21"/>
        </w:rPr>
        <w:t>modularized, scalable, secure, and reusable by design</w:t>
      </w:r>
      <w:r>
        <w:t>, built as a set of composable building blocks—so agent capabilities, tools, prompts, and multi</w:t>
      </w:r>
      <w:r>
        <w:noBreakHyphen/>
        <w:t xml:space="preserve">agent orchestration patterns can be </w:t>
      </w:r>
      <w:r>
        <w:rPr>
          <w:rStyle w:val="Strong"/>
          <w:rFonts w:ascii="Segoe UI" w:hAnsi="Segoe UI" w:cs="Segoe UI"/>
          <w:sz w:val="21"/>
          <w:szCs w:val="21"/>
        </w:rPr>
        <w:t>assembled, reused, and extended</w:t>
      </w:r>
      <w:r>
        <w:t xml:space="preserve"> across teams and scenarios instead of reinvented for each use case. It will be anchored on </w:t>
      </w:r>
      <w:r>
        <w:rPr>
          <w:rStyle w:val="Strong"/>
          <w:rFonts w:ascii="Segoe UI" w:hAnsi="Segoe UI" w:cs="Segoe UI"/>
          <w:sz w:val="21"/>
          <w:szCs w:val="21"/>
        </w:rPr>
        <w:t>Microsoft Azure AI Foundry</w:t>
      </w:r>
      <w:r>
        <w:t xml:space="preserve">, with a clear path to extend experiences through </w:t>
      </w:r>
      <w:r>
        <w:rPr>
          <w:rStyle w:val="Strong"/>
          <w:rFonts w:ascii="Segoe UI" w:hAnsi="Segoe UI" w:cs="Segoe UI"/>
          <w:sz w:val="21"/>
          <w:szCs w:val="21"/>
        </w:rPr>
        <w:t>Copilot Studio</w:t>
      </w:r>
      <w:r>
        <w:t xml:space="preserve"> and governed interoperability with </w:t>
      </w:r>
      <w:r>
        <w:rPr>
          <w:rStyle w:val="Strong"/>
          <w:rFonts w:ascii="Segoe UI" w:hAnsi="Segoe UI" w:cs="Segoe UI"/>
          <w:sz w:val="21"/>
          <w:szCs w:val="21"/>
        </w:rPr>
        <w:t>third</w:t>
      </w:r>
      <w:r>
        <w:rPr>
          <w:rStyle w:val="Strong"/>
          <w:rFonts w:ascii="Segoe UI" w:hAnsi="Segoe UI" w:cs="Segoe UI"/>
          <w:sz w:val="21"/>
          <w:szCs w:val="21"/>
        </w:rPr>
        <w:noBreakHyphen/>
        <w:t>party agentic platforms</w:t>
      </w:r>
      <w:r>
        <w:t xml:space="preserve"> where appropriate enabling </w:t>
      </w:r>
      <w:r>
        <w:rPr>
          <w:rStyle w:val="Strong"/>
          <w:rFonts w:ascii="Segoe UI" w:hAnsi="Segoe UI" w:cs="Segoe UI"/>
          <w:sz w:val="21"/>
          <w:szCs w:val="21"/>
        </w:rPr>
        <w:t>multi</w:t>
      </w:r>
      <w:r>
        <w:rPr>
          <w:rStyle w:val="Strong"/>
          <w:rFonts w:ascii="Segoe UI" w:hAnsi="Segoe UI" w:cs="Segoe UI"/>
          <w:sz w:val="21"/>
          <w:szCs w:val="21"/>
        </w:rPr>
        <w:noBreakHyphen/>
        <w:t>agent workflows</w:t>
      </w:r>
      <w:r>
        <w:t xml:space="preserve"> that coordinate across systems to move work from intent to execution. The objective is not</w:t>
      </w:r>
      <w:r w:rsidR="00084462">
        <w:t xml:space="preserve"> just</w:t>
      </w:r>
      <w:r>
        <w:t xml:space="preserve"> “building agents”; the objective is </w:t>
      </w:r>
      <w:r>
        <w:rPr>
          <w:rStyle w:val="Strong"/>
          <w:rFonts w:ascii="Segoe UI" w:hAnsi="Segoe UI" w:cs="Segoe UI"/>
          <w:sz w:val="21"/>
          <w:szCs w:val="21"/>
        </w:rPr>
        <w:t>improving business outcomes</w:t>
      </w:r>
      <w:r>
        <w:t xml:space="preserve"> by embedding agentic capabilities </w:t>
      </w:r>
      <w:r>
        <w:rPr>
          <w:rStyle w:val="Strong"/>
          <w:rFonts w:ascii="Segoe UI" w:hAnsi="Segoe UI" w:cs="Segoe UI"/>
          <w:sz w:val="21"/>
          <w:szCs w:val="21"/>
        </w:rPr>
        <w:t>in the flow</w:t>
      </w:r>
      <w:r>
        <w:t>—accelerating cycle time, reducing operational friction, increasing consistency and compliance, and driving measurable gains in productivity and customer experience.</w:t>
      </w:r>
    </w:p>
    <w:p w14:paraId="1565973C" w14:textId="4B0B300D" w:rsidR="00B62E15" w:rsidRPr="00B62E15" w:rsidRDefault="00B62E15" w:rsidP="00B62E15">
      <w:r w:rsidRPr="00B62E15">
        <w:t>This foundation aligns with Microsoft’s standardized Azure-native AI operating model, which is structured around four key pillars:</w:t>
      </w:r>
      <w:r>
        <w:t xml:space="preserve"> </w:t>
      </w:r>
      <w:r w:rsidRPr="00B62E15">
        <w:rPr>
          <w:b/>
          <w:bCs/>
        </w:rPr>
        <w:t>(1) Tenancy and Subscription Architecture</w:t>
      </w:r>
      <w:r w:rsidRPr="00B62E15">
        <w:t xml:space="preserve"> for scalable, secure isolation and governance across business units;</w:t>
      </w:r>
      <w:r>
        <w:t xml:space="preserve"> </w:t>
      </w:r>
      <w:r w:rsidRPr="00B62E15">
        <w:rPr>
          <w:b/>
          <w:bCs/>
        </w:rPr>
        <w:t>(2) Azure AI Foundry Projects</w:t>
      </w:r>
      <w:r w:rsidRPr="00B62E15">
        <w:t xml:space="preserve"> as the core delivery model for agentic solutions with built-in lifecycle and knowledge integration;</w:t>
      </w:r>
      <w:r>
        <w:t xml:space="preserve"> </w:t>
      </w:r>
      <w:r w:rsidRPr="00B62E15">
        <w:rPr>
          <w:b/>
          <w:bCs/>
        </w:rPr>
        <w:t>(3) AI Gateway patterns</w:t>
      </w:r>
      <w:r w:rsidRPr="00B62E15">
        <w:t xml:space="preserve"> for secure, policy-enforced cross-boundary access using </w:t>
      </w:r>
      <w:commentRangeStart w:id="5"/>
      <w:commentRangeStart w:id="6"/>
      <w:r w:rsidRPr="00B62E15">
        <w:rPr>
          <w:b/>
          <w:bCs/>
        </w:rPr>
        <w:t>MCP</w:t>
      </w:r>
      <w:r w:rsidR="00750BFA">
        <w:rPr>
          <w:b/>
          <w:bCs/>
        </w:rPr>
        <w:t xml:space="preserve"> </w:t>
      </w:r>
      <w:r w:rsidR="00F01D28">
        <w:rPr>
          <w:b/>
          <w:bCs/>
        </w:rPr>
        <w:t xml:space="preserve">(Model </w:t>
      </w:r>
      <w:r w:rsidR="00AC4893" w:rsidRPr="00AC4893">
        <w:rPr>
          <w:b/>
          <w:bCs/>
        </w:rPr>
        <w:t xml:space="preserve">Context </w:t>
      </w:r>
      <w:r w:rsidR="00F01D28">
        <w:rPr>
          <w:b/>
          <w:bCs/>
        </w:rPr>
        <w:t>Protocol)</w:t>
      </w:r>
      <w:r w:rsidRPr="00B62E15">
        <w:t xml:space="preserve"> and </w:t>
      </w:r>
      <w:r w:rsidRPr="00B62E15">
        <w:rPr>
          <w:b/>
          <w:bCs/>
        </w:rPr>
        <w:t>A2A</w:t>
      </w:r>
      <w:r w:rsidR="00F01D28">
        <w:rPr>
          <w:b/>
          <w:bCs/>
        </w:rPr>
        <w:t xml:space="preserve"> (Agent to Agent Protocol)</w:t>
      </w:r>
      <w:r w:rsidRPr="00B62E15">
        <w:rPr>
          <w:b/>
          <w:bCs/>
        </w:rPr>
        <w:t xml:space="preserve"> </w:t>
      </w:r>
      <w:commentRangeEnd w:id="5"/>
      <w:r w:rsidR="008B183F" w:rsidRPr="00B62E15">
        <w:rPr>
          <w:rStyle w:val="CommentReference"/>
          <w:b/>
          <w:bCs/>
          <w:sz w:val="20"/>
          <w:szCs w:val="20"/>
        </w:rPr>
        <w:commentReference w:id="5"/>
      </w:r>
      <w:commentRangeEnd w:id="6"/>
      <w:r w:rsidRPr="00B62E15">
        <w:rPr>
          <w:rStyle w:val="CommentReference"/>
          <w:b/>
          <w:bCs/>
          <w:sz w:val="20"/>
          <w:szCs w:val="20"/>
        </w:rPr>
        <w:commentReference w:id="6"/>
      </w:r>
      <w:r w:rsidRPr="00B62E15">
        <w:rPr>
          <w:b/>
          <w:bCs/>
        </w:rPr>
        <w:t>protocols</w:t>
      </w:r>
      <w:r w:rsidRPr="00B62E15">
        <w:t>; and</w:t>
      </w:r>
      <w:r>
        <w:t xml:space="preserve"> </w:t>
      </w:r>
      <w:r w:rsidRPr="00B62E15">
        <w:rPr>
          <w:b/>
          <w:bCs/>
        </w:rPr>
        <w:t>(4) Cosmos DB and Agent 365</w:t>
      </w:r>
      <w:r w:rsidRPr="00B62E15">
        <w:t xml:space="preserve"> for persistent agent memory, observability, and unified governance.</w:t>
      </w:r>
      <w:r>
        <w:t xml:space="preserve"> </w:t>
      </w:r>
      <w:r w:rsidRPr="00B62E15">
        <w:t>These pillars ensure that each team can innovate autonomously while adhering to enterprise-wide standards for security, compliance, and operational excellence</w:t>
      </w:r>
      <w:r w:rsidR="00E24E33">
        <w:t xml:space="preserve"> </w:t>
      </w:r>
      <w:r w:rsidRPr="00B62E15">
        <w:t>enabling a repeatable, governed, and future-ready AI platform.</w:t>
      </w:r>
    </w:p>
    <w:p w14:paraId="5672A760" w14:textId="1551F177" w:rsidR="00FD5801" w:rsidRPr="00FD5801" w:rsidRDefault="00FD5801" w:rsidP="00FD5801">
      <w:bookmarkStart w:id="7" w:name="_Toc194478154"/>
      <w:bookmarkStart w:id="8" w:name="_Ref210663798"/>
      <w:r w:rsidRPr="00FD5801">
        <w:t xml:space="preserve">To deliver this foundation, Microsoft will provide a </w:t>
      </w:r>
      <w:r w:rsidRPr="00FD5801">
        <w:rPr>
          <w:b/>
          <w:bCs/>
        </w:rPr>
        <w:t>multidisciplinary team</w:t>
      </w:r>
      <w:r w:rsidRPr="00FD5801">
        <w:t>—AI engineers, data engineers, solution architects, security specialists, and UX designers—working side</w:t>
      </w:r>
      <w:r w:rsidRPr="00FD5801">
        <w:noBreakHyphen/>
        <w:t>by</w:t>
      </w:r>
      <w:r w:rsidRPr="00FD5801">
        <w:noBreakHyphen/>
        <w:t xml:space="preserve">side with </w:t>
      </w:r>
      <w:r w:rsidRPr="00FD5801">
        <w:rPr>
          <w:b/>
          <w:bCs/>
        </w:rPr>
        <w:t>[Customer Name]</w:t>
      </w:r>
      <w:r w:rsidRPr="00FD5801">
        <w:t xml:space="preserve"> under a jointly prioritized backlog. Delivery will follow a clear </w:t>
      </w:r>
      <w:r w:rsidRPr="00FD5801">
        <w:rPr>
          <w:b/>
          <w:bCs/>
        </w:rPr>
        <w:t>phased approach</w:t>
      </w:r>
      <w:r w:rsidRPr="00FD5801">
        <w:t xml:space="preserve">: </w:t>
      </w:r>
      <w:r w:rsidRPr="00FD5801">
        <w:rPr>
          <w:b/>
          <w:bCs/>
        </w:rPr>
        <w:t>Product Strategy &amp; Envisioning</w:t>
      </w:r>
      <w:r w:rsidRPr="00FD5801">
        <w:t xml:space="preserve"> to align on target outcomes and priority workflows; </w:t>
      </w:r>
      <w:r w:rsidRPr="00FD5801">
        <w:rPr>
          <w:b/>
          <w:bCs/>
        </w:rPr>
        <w:t>Foundations &amp; Feasibility</w:t>
      </w:r>
      <w:r w:rsidRPr="00FD5801">
        <w:t xml:space="preserve"> to validate the baseline platform and initial agentic solution; </w:t>
      </w:r>
      <w:r w:rsidRPr="00FD5801">
        <w:rPr>
          <w:b/>
          <w:bCs/>
        </w:rPr>
        <w:t>Capabilities &amp; Advancement</w:t>
      </w:r>
      <w:r w:rsidRPr="00FD5801">
        <w:t xml:space="preserve"> to expand and strengthen what is needed to scale; and </w:t>
      </w:r>
      <w:r w:rsidRPr="00FD5801">
        <w:rPr>
          <w:b/>
          <w:bCs/>
        </w:rPr>
        <w:t>Productionize &amp; Govern</w:t>
      </w:r>
      <w:r w:rsidRPr="00FD5801">
        <w:t xml:space="preserve"> to harden for enterprise rollout with operational readiness and sustained governance. This phased model ensures each step builds durable </w:t>
      </w:r>
      <w:r w:rsidRPr="00FD5801">
        <w:lastRenderedPageBreak/>
        <w:t>capability</w:t>
      </w:r>
      <w:r>
        <w:t xml:space="preserve"> </w:t>
      </w:r>
      <w:r w:rsidRPr="00FD5801">
        <w:t xml:space="preserve">so </w:t>
      </w:r>
      <w:r w:rsidRPr="00FD5801">
        <w:rPr>
          <w:rStyle w:val="Instructional"/>
        </w:rPr>
        <w:t>[Customer Name]</w:t>
      </w:r>
      <w:r w:rsidRPr="00FD5801">
        <w:rPr>
          <w:rStyle w:val="Instructional"/>
          <w:b/>
          <w:bCs/>
        </w:rPr>
        <w:t xml:space="preserve"> </w:t>
      </w:r>
      <w:r w:rsidRPr="00FD5801">
        <w:t>can scale beyond initial use cases into a repeatable engine for future agentic workflows and measurable business value.</w:t>
      </w:r>
    </w:p>
    <w:p w14:paraId="00BED653" w14:textId="078BF13C" w:rsidR="00420812" w:rsidRDefault="00420812" w:rsidP="00FD5801">
      <w:r>
        <w:t>Project</w:t>
      </w:r>
      <w:r w:rsidRPr="00E22EE8">
        <w:t xml:space="preserve"> objectives and </w:t>
      </w:r>
      <w:r w:rsidRPr="00E01987">
        <w:t>scope</w:t>
      </w:r>
      <w:bookmarkEnd w:id="7"/>
      <w:r>
        <w:t xml:space="preserve"> </w:t>
      </w:r>
    </w:p>
    <w:bookmarkEnd w:id="8"/>
    <w:p w14:paraId="1DA79808" w14:textId="48004AB8" w:rsidR="0022222F" w:rsidRDefault="0022222F" w:rsidP="004B1186">
      <w:pPr>
        <w:rPr>
          <w:rStyle w:val="Instructional"/>
        </w:rPr>
      </w:pPr>
      <w:r w:rsidRPr="0022222F">
        <w:rPr>
          <w:rStyle w:val="Instructional"/>
        </w:rPr>
        <w:t xml:space="preserve">In this template, there are section names and content that are different from the typical SOW. With the Leading Edge Delivery (LED) approach, there is a shift from outlining all scope details in the SOW and focusing on business outcomes and </w:t>
      </w:r>
      <w:r w:rsidR="00081D7A" w:rsidRPr="0022222F">
        <w:rPr>
          <w:rStyle w:val="Instructional"/>
        </w:rPr>
        <w:t>higher-level</w:t>
      </w:r>
      <w:r w:rsidRPr="0022222F">
        <w:rPr>
          <w:rStyle w:val="Instructional"/>
        </w:rPr>
        <w:t xml:space="preserve"> areas. The details of what Microsoft will consider for delivery will be captured in the product backlog and refined during delivery. For example, there are sections missing that are in other SOW templates, such as an Interfaces and integrations section. The details about any needed system integrations or interfaces can be added to the product backlog during delivery. There is also other guidance provided later in this template about adding details to the product backlog for different items.</w:t>
      </w:r>
    </w:p>
    <w:p w14:paraId="4710E358" w14:textId="55DC9526" w:rsidR="00A97C3C" w:rsidRPr="00A97C3C" w:rsidRDefault="00A97C3C" w:rsidP="00A97C3C">
      <w:r w:rsidRPr="00A97C3C">
        <w:t xml:space="preserve">This </w:t>
      </w:r>
      <w:r w:rsidR="001571FA">
        <w:t>project</w:t>
      </w:r>
      <w:r w:rsidRPr="00A97C3C">
        <w:t xml:space="preserve"> </w:t>
      </w:r>
      <w:r w:rsidR="003F7460">
        <w:t>uses</w:t>
      </w:r>
      <w:r w:rsidRPr="00A97C3C">
        <w:t xml:space="preserve"> a capacity-based agile delivery model. Microsoft will provide </w:t>
      </w:r>
      <w:r w:rsidRPr="00A97C3C">
        <w:rPr>
          <w:rStyle w:val="Instructional"/>
        </w:rPr>
        <w:t>[Insert name of Customer]</w:t>
      </w:r>
      <w:r w:rsidRPr="00A97C3C">
        <w:t xml:space="preserve"> with a delivery team staffed as defined in the </w:t>
      </w:r>
      <w:commentRangeStart w:id="9"/>
      <w:commentRangeStart w:id="10"/>
      <w:r w:rsidR="009E6C59" w:rsidRPr="009E6C59">
        <w:rPr>
          <w:i/>
          <w:iCs/>
        </w:rPr>
        <w:fldChar w:fldCharType="begin"/>
      </w:r>
      <w:r w:rsidR="009E6C59" w:rsidRPr="009E6C59">
        <w:rPr>
          <w:i/>
          <w:iCs/>
        </w:rPr>
        <w:instrText xml:space="preserve"> REF _Ref213430286 \h  \* MERGEFORMAT </w:instrText>
      </w:r>
      <w:r w:rsidR="009E6C59" w:rsidRPr="009E6C59">
        <w:rPr>
          <w:i/>
          <w:iCs/>
        </w:rPr>
      </w:r>
      <w:r w:rsidR="009E6C59" w:rsidRPr="009E6C59">
        <w:rPr>
          <w:i/>
          <w:iCs/>
        </w:rPr>
        <w:fldChar w:fldCharType="separate"/>
      </w:r>
      <w:r w:rsidR="00E86063">
        <w:rPr>
          <w:i/>
          <w:iCs/>
        </w:rPr>
        <w:t>Project</w:t>
      </w:r>
      <w:r w:rsidR="002C6D8C" w:rsidRPr="002C6D8C">
        <w:rPr>
          <w:i/>
          <w:iCs/>
        </w:rPr>
        <w:t xml:space="preserve"> staffing</w:t>
      </w:r>
      <w:r w:rsidR="009E6C59" w:rsidRPr="009E6C59">
        <w:rPr>
          <w:i/>
          <w:iCs/>
        </w:rPr>
        <w:fldChar w:fldCharType="end"/>
      </w:r>
      <w:commentRangeEnd w:id="9"/>
      <w:r w:rsidR="00C75817" w:rsidRPr="009E6C59">
        <w:rPr>
          <w:rStyle w:val="CommentReference"/>
          <w:sz w:val="20"/>
          <w:szCs w:val="20"/>
        </w:rPr>
        <w:commentReference w:id="9"/>
      </w:r>
      <w:commentRangeEnd w:id="10"/>
      <w:r w:rsidRPr="009E6C59">
        <w:rPr>
          <w:rStyle w:val="CommentReference"/>
          <w:sz w:val="20"/>
          <w:szCs w:val="20"/>
        </w:rPr>
        <w:commentReference w:id="10"/>
      </w:r>
      <w:r w:rsidR="009E6C59" w:rsidRPr="009E6C59">
        <w:t xml:space="preserve"> </w:t>
      </w:r>
      <w:r w:rsidRPr="009E6C59">
        <w:t>section</w:t>
      </w:r>
      <w:r w:rsidRPr="00A97C3C">
        <w:t xml:space="preserve"> and the Enterprise Services Work Order (ESWO). If additional capacity and/or skills are needed to deliver the desired </w:t>
      </w:r>
      <w:r w:rsidR="00E86063">
        <w:t>project</w:t>
      </w:r>
      <w:r w:rsidRPr="00A97C3C">
        <w:t xml:space="preserve"> objectives or if additional </w:t>
      </w:r>
      <w:r w:rsidR="00E86063">
        <w:t>project</w:t>
      </w:r>
      <w:r w:rsidRPr="00A97C3C">
        <w:t xml:space="preserve"> objectives need to be defined, the change management process will be followed.</w:t>
      </w:r>
    </w:p>
    <w:p w14:paraId="25A00C2D" w14:textId="1527887D" w:rsidR="0022222F" w:rsidRPr="00A97C3C" w:rsidRDefault="00A97C3C" w:rsidP="00A97C3C">
      <w:r w:rsidRPr="00A97C3C">
        <w:t xml:space="preserve">The delivery team will follow recommended agile practices (described further in the </w:t>
      </w:r>
      <w:r w:rsidR="009E6C59" w:rsidRPr="009E6C59">
        <w:rPr>
          <w:i/>
          <w:iCs/>
          <w:highlight w:val="yellow"/>
        </w:rPr>
        <w:fldChar w:fldCharType="begin"/>
      </w:r>
      <w:r w:rsidR="009E6C59" w:rsidRPr="009E6C59">
        <w:rPr>
          <w:i/>
          <w:iCs/>
        </w:rPr>
        <w:instrText xml:space="preserve"> REF _Ref213430311 \h </w:instrText>
      </w:r>
      <w:r w:rsidR="009E6C59">
        <w:rPr>
          <w:i/>
          <w:iCs/>
          <w:highlight w:val="yellow"/>
        </w:rPr>
        <w:instrText xml:space="preserve"> \* MERGEFORMAT </w:instrText>
      </w:r>
      <w:r w:rsidR="009E6C59" w:rsidRPr="009E6C59">
        <w:rPr>
          <w:i/>
          <w:iCs/>
          <w:highlight w:val="yellow"/>
        </w:rPr>
      </w:r>
      <w:r w:rsidR="009E6C59" w:rsidRPr="009E6C59">
        <w:rPr>
          <w:i/>
          <w:iCs/>
          <w:highlight w:val="yellow"/>
        </w:rPr>
        <w:fldChar w:fldCharType="separate"/>
      </w:r>
      <w:r w:rsidR="003F7460" w:rsidRPr="003F7460">
        <w:rPr>
          <w:i/>
          <w:iCs/>
        </w:rPr>
        <w:t>Delivery approach</w:t>
      </w:r>
      <w:r w:rsidR="009E6C59" w:rsidRPr="009E6C59">
        <w:rPr>
          <w:i/>
          <w:iCs/>
          <w:highlight w:val="yellow"/>
        </w:rPr>
        <w:fldChar w:fldCharType="end"/>
      </w:r>
      <w:r w:rsidR="009E6C59">
        <w:t xml:space="preserve"> </w:t>
      </w:r>
      <w:r w:rsidRPr="009E6C59">
        <w:t>section</w:t>
      </w:r>
      <w:r w:rsidRPr="00A97C3C">
        <w:t xml:space="preserve">) as Microsoft collaborates with </w:t>
      </w:r>
      <w:r w:rsidRPr="00A97C3C">
        <w:rPr>
          <w:rStyle w:val="Instructional"/>
        </w:rPr>
        <w:t>[Insert name of Customer]</w:t>
      </w:r>
      <w:r w:rsidRPr="00A97C3C">
        <w:t xml:space="preserve"> to deliver a baseline Knowledge Mining solution for </w:t>
      </w:r>
      <w:r w:rsidRPr="00A97C3C">
        <w:rPr>
          <w:rStyle w:val="Instructional"/>
        </w:rPr>
        <w:t>[Insert name of primary user community / business group</w:t>
      </w:r>
      <w:r>
        <w:rPr>
          <w:rStyle w:val="Instructional"/>
        </w:rPr>
        <w:t>]</w:t>
      </w:r>
      <w:r w:rsidRPr="00A97C3C">
        <w:t>.</w:t>
      </w:r>
    </w:p>
    <w:p w14:paraId="3508F1DE" w14:textId="02B5D423" w:rsidR="00345D3E" w:rsidRDefault="00461BAE" w:rsidP="00461BAE">
      <w:pPr>
        <w:pStyle w:val="Heading2NUM"/>
      </w:pPr>
      <w:bookmarkStart w:id="12" w:name="_Ref207901935"/>
      <w:bookmarkStart w:id="13" w:name="_Toc225414268"/>
      <w:r w:rsidRPr="00461BAE">
        <w:t xml:space="preserve">Customer </w:t>
      </w:r>
      <w:bookmarkEnd w:id="12"/>
      <w:r w:rsidR="000204A6">
        <w:t>goals</w:t>
      </w:r>
      <w:bookmarkEnd w:id="13"/>
    </w:p>
    <w:p w14:paraId="41A16783" w14:textId="2C130389" w:rsidR="008C73A2" w:rsidRDefault="008C73A2" w:rsidP="002B3A71">
      <w:pPr>
        <w:pStyle w:val="Caption-Table-Above"/>
        <w:rPr>
          <w:bCs w:val="0"/>
          <w:i w:val="0"/>
          <w:color w:val="auto"/>
          <w:spacing w:val="0"/>
          <w:sz w:val="20"/>
        </w:rPr>
      </w:pPr>
      <w:r w:rsidRPr="008C73A2">
        <w:rPr>
          <w:bCs w:val="0"/>
          <w:i w:val="0"/>
          <w:color w:val="auto"/>
          <w:spacing w:val="0"/>
          <w:sz w:val="20"/>
        </w:rPr>
        <w:t xml:space="preserve">Customer goals related to this </w:t>
      </w:r>
      <w:r w:rsidR="00E86063">
        <w:rPr>
          <w:bCs w:val="0"/>
          <w:i w:val="0"/>
          <w:color w:val="auto"/>
          <w:spacing w:val="0"/>
          <w:sz w:val="20"/>
        </w:rPr>
        <w:t>project</w:t>
      </w:r>
      <w:r w:rsidRPr="008C73A2">
        <w:rPr>
          <w:bCs w:val="0"/>
          <w:i w:val="0"/>
          <w:color w:val="auto"/>
          <w:spacing w:val="0"/>
          <w:sz w:val="20"/>
        </w:rPr>
        <w:t xml:space="preserve"> are listed below. They are provided for business context for the </w:t>
      </w:r>
      <w:r w:rsidR="00E86063">
        <w:rPr>
          <w:bCs w:val="0"/>
          <w:i w:val="0"/>
          <w:color w:val="auto"/>
          <w:spacing w:val="0"/>
          <w:sz w:val="20"/>
        </w:rPr>
        <w:t>project</w:t>
      </w:r>
      <w:r w:rsidRPr="008C73A2">
        <w:rPr>
          <w:bCs w:val="0"/>
          <w:i w:val="0"/>
          <w:color w:val="auto"/>
          <w:spacing w:val="0"/>
          <w:sz w:val="20"/>
        </w:rPr>
        <w:t xml:space="preserve"> and are not statements of accountability or of Services to be performed by Microsoft. The </w:t>
      </w:r>
      <w:r w:rsidR="00E86063">
        <w:rPr>
          <w:bCs w:val="0"/>
          <w:i w:val="0"/>
          <w:color w:val="auto"/>
          <w:spacing w:val="0"/>
          <w:sz w:val="20"/>
        </w:rPr>
        <w:t>project</w:t>
      </w:r>
      <w:r w:rsidRPr="008C73A2">
        <w:rPr>
          <w:bCs w:val="0"/>
          <w:i w:val="0"/>
          <w:color w:val="auto"/>
          <w:spacing w:val="0"/>
          <w:sz w:val="20"/>
        </w:rPr>
        <w:t xml:space="preserve"> outcomes and Services to be performed are described within this section and within the remainder of this SOW.</w:t>
      </w:r>
    </w:p>
    <w:p w14:paraId="30D15587" w14:textId="4850D290" w:rsidR="00430F7E" w:rsidRPr="00430F7E" w:rsidRDefault="00430F7E" w:rsidP="00430F7E">
      <w:pPr>
        <w:rPr>
          <w:rStyle w:val="Instructional"/>
        </w:rPr>
      </w:pPr>
      <w:r w:rsidRPr="00430F7E">
        <w:rPr>
          <w:rStyle w:val="Instructional"/>
        </w:rPr>
        <w:t xml:space="preserve">Update the table below with the goals and descriptions for the specific customer requirements of the </w:t>
      </w:r>
      <w:r w:rsidR="00E86063">
        <w:rPr>
          <w:rStyle w:val="Instructional"/>
        </w:rPr>
        <w:t>project</w:t>
      </w:r>
      <w:r w:rsidRPr="00430F7E">
        <w:rPr>
          <w:rStyle w:val="Instructional"/>
        </w:rPr>
        <w:t>, below are examples.</w:t>
      </w:r>
    </w:p>
    <w:p w14:paraId="159B5D79" w14:textId="2031713B" w:rsidR="002B3A71" w:rsidRDefault="002B3A71" w:rsidP="002B3A71">
      <w:pPr>
        <w:pStyle w:val="Caption-Table-Above"/>
      </w:pPr>
      <w:bookmarkStart w:id="14" w:name="_Toc213430931"/>
      <w:r>
        <w:t xml:space="preserve">Table </w:t>
      </w:r>
      <w:r>
        <w:fldChar w:fldCharType="begin"/>
      </w:r>
      <w:r>
        <w:instrText>SEQ Table \* ARABIC</w:instrText>
      </w:r>
      <w:r>
        <w:fldChar w:fldCharType="separate"/>
      </w:r>
      <w:r w:rsidR="00CA523B">
        <w:rPr>
          <w:noProof/>
        </w:rPr>
        <w:t>1</w:t>
      </w:r>
      <w:r>
        <w:fldChar w:fldCharType="end"/>
      </w:r>
      <w:r w:rsidRPr="009452E0">
        <w:t>:</w:t>
      </w:r>
      <w:r>
        <w:t xml:space="preserve"> Customer </w:t>
      </w:r>
      <w:r w:rsidR="00BD5A0C">
        <w:t>goals</w:t>
      </w:r>
      <w:bookmarkEnd w:id="14"/>
    </w:p>
    <w:tbl>
      <w:tblPr>
        <w:tblStyle w:val="RFX-SOWTable"/>
        <w:tblW w:w="8861" w:type="dxa"/>
        <w:tblLook w:val="04A0" w:firstRow="1" w:lastRow="0" w:firstColumn="1" w:lastColumn="0" w:noHBand="0" w:noVBand="1"/>
      </w:tblPr>
      <w:tblGrid>
        <w:gridCol w:w="4770"/>
        <w:gridCol w:w="4091"/>
      </w:tblGrid>
      <w:tr w:rsidR="00FC063B" w14:paraId="79DB3544" w14:textId="77777777" w:rsidTr="00FE759F">
        <w:trPr>
          <w:cnfStyle w:val="100000000000" w:firstRow="1" w:lastRow="0" w:firstColumn="0" w:lastColumn="0" w:oddVBand="0" w:evenVBand="0" w:oddHBand="0" w:evenHBand="0" w:firstRowFirstColumn="0" w:firstRowLastColumn="0" w:lastRowFirstColumn="0" w:lastRowLastColumn="0"/>
          <w:trHeight w:val="300"/>
        </w:trPr>
        <w:tc>
          <w:tcPr>
            <w:tcW w:w="4770" w:type="dxa"/>
          </w:tcPr>
          <w:p w14:paraId="045DAD59" w14:textId="10F67C57" w:rsidR="002B3A71" w:rsidRDefault="00BD5A0C" w:rsidP="005D2719">
            <w:pPr>
              <w:pStyle w:val="TableText"/>
            </w:pPr>
            <w:r>
              <w:t>Goal</w:t>
            </w:r>
          </w:p>
        </w:tc>
        <w:tc>
          <w:tcPr>
            <w:tcW w:w="4091" w:type="dxa"/>
          </w:tcPr>
          <w:p w14:paraId="18CFE043" w14:textId="5E279F8B" w:rsidR="002B3A71" w:rsidRDefault="00BD5A0C" w:rsidP="005D2719">
            <w:pPr>
              <w:pStyle w:val="TableText"/>
            </w:pPr>
            <w:r>
              <w:t>Description</w:t>
            </w:r>
          </w:p>
        </w:tc>
      </w:tr>
      <w:tr w:rsidR="00ED3864" w14:paraId="4E540805" w14:textId="77777777">
        <w:trPr>
          <w:cnfStyle w:val="000000100000" w:firstRow="0" w:lastRow="0" w:firstColumn="0" w:lastColumn="0" w:oddVBand="0" w:evenVBand="0" w:oddHBand="1" w:evenHBand="0" w:firstRowFirstColumn="0" w:firstRowLastColumn="0" w:lastRowFirstColumn="0" w:lastRowLastColumn="0"/>
          <w:trHeight w:val="300"/>
        </w:trPr>
        <w:tc>
          <w:tcPr>
            <w:tcW w:w="4770" w:type="dxa"/>
            <w:vAlign w:val="center"/>
          </w:tcPr>
          <w:p w14:paraId="6997641E" w14:textId="38038C6C" w:rsidR="00ED3864" w:rsidRPr="00ED3864" w:rsidRDefault="00ED3864" w:rsidP="00ED3864">
            <w:pPr>
              <w:pStyle w:val="TableText"/>
              <w:rPr>
                <w:rStyle w:val="Instructional"/>
                <w:color w:val="215E99" w:themeColor="text2" w:themeTint="BF"/>
              </w:rPr>
            </w:pPr>
            <w:r w:rsidRPr="00ED3864">
              <w:rPr>
                <w:rStyle w:val="Strong"/>
                <w:color w:val="215E99" w:themeColor="text2" w:themeTint="BF"/>
              </w:rPr>
              <w:t>Enable employees to complete business processes faster and with fewer errors by bringing agentic capabilities “in the flow” of work.</w:t>
            </w:r>
          </w:p>
        </w:tc>
        <w:tc>
          <w:tcPr>
            <w:tcW w:w="4091" w:type="dxa"/>
            <w:vAlign w:val="center"/>
          </w:tcPr>
          <w:p w14:paraId="6FE8BAD2" w14:textId="7B2ED8DB" w:rsidR="00ED3864" w:rsidRPr="00ED3864" w:rsidRDefault="00ED3864" w:rsidP="00ED3864">
            <w:pPr>
              <w:pStyle w:val="TableText"/>
              <w:rPr>
                <w:color w:val="215E99" w:themeColor="text2" w:themeTint="BF"/>
              </w:rPr>
            </w:pPr>
            <w:r w:rsidRPr="00ED3864">
              <w:rPr>
                <w:color w:val="215E99" w:themeColor="text2" w:themeTint="BF"/>
              </w:rPr>
              <w:t xml:space="preserve">Microsoft and </w:t>
            </w:r>
            <w:r w:rsidRPr="00ED3864">
              <w:rPr>
                <w:rStyle w:val="Strong"/>
                <w:color w:val="215E99" w:themeColor="text2" w:themeTint="BF"/>
              </w:rPr>
              <w:t>[Customer Name]</w:t>
            </w:r>
            <w:r w:rsidRPr="00ED3864">
              <w:rPr>
                <w:color w:val="215E99" w:themeColor="text2" w:themeTint="BF"/>
              </w:rPr>
              <w:t xml:space="preserve"> will work collaboratively to establish an </w:t>
            </w:r>
            <w:r w:rsidRPr="00ED3864">
              <w:rPr>
                <w:rStyle w:val="Strong"/>
                <w:color w:val="215E99" w:themeColor="text2" w:themeTint="BF"/>
              </w:rPr>
              <w:t>in</w:t>
            </w:r>
            <w:r w:rsidRPr="00ED3864">
              <w:rPr>
                <w:rStyle w:val="Strong"/>
                <w:color w:val="215E99" w:themeColor="text2" w:themeTint="BF"/>
              </w:rPr>
              <w:noBreakHyphen/>
              <w:t>the</w:t>
            </w:r>
            <w:r w:rsidRPr="00ED3864">
              <w:rPr>
                <w:rStyle w:val="Strong"/>
                <w:color w:val="215E99" w:themeColor="text2" w:themeTint="BF"/>
              </w:rPr>
              <w:noBreakHyphen/>
              <w:t>flow</w:t>
            </w:r>
            <w:r w:rsidRPr="00ED3864">
              <w:rPr>
                <w:color w:val="215E99" w:themeColor="text2" w:themeTint="BF"/>
              </w:rPr>
              <w:t xml:space="preserve"> Agentic AI capability that helps employees discover information and </w:t>
            </w:r>
            <w:r w:rsidRPr="00ED3864">
              <w:rPr>
                <w:rStyle w:val="Strong"/>
                <w:color w:val="215E99" w:themeColor="text2" w:themeTint="BF"/>
              </w:rPr>
              <w:t>get work done</w:t>
            </w:r>
            <w:r w:rsidRPr="00ED3864">
              <w:rPr>
                <w:color w:val="215E99" w:themeColor="text2" w:themeTint="BF"/>
              </w:rPr>
              <w:t xml:space="preserve">—not by switching between siloed systems, but by having agents securely reason over enterprise knowledge, guide decisions, and execute approved actions across tools and workflows. The solution is intended to support </w:t>
            </w:r>
            <w:r w:rsidRPr="00ED3864">
              <w:rPr>
                <w:rStyle w:val="Strong"/>
                <w:color w:val="215E99" w:themeColor="text2" w:themeTint="BF"/>
              </w:rPr>
              <w:t>multi</w:t>
            </w:r>
            <w:r w:rsidRPr="00ED3864">
              <w:rPr>
                <w:rStyle w:val="Strong"/>
                <w:color w:val="215E99" w:themeColor="text2" w:themeTint="BF"/>
              </w:rPr>
              <w:noBreakHyphen/>
              <w:t>agent workflows</w:t>
            </w:r>
            <w:r w:rsidRPr="00ED3864">
              <w:rPr>
                <w:color w:val="215E99" w:themeColor="text2" w:themeTint="BF"/>
              </w:rPr>
              <w:t xml:space="preserve">, where agents coordinate across steps (retrieve → plan → act), and incorporate appropriate </w:t>
            </w:r>
            <w:r w:rsidRPr="00ED3864">
              <w:rPr>
                <w:color w:val="215E99" w:themeColor="text2" w:themeTint="BF"/>
              </w:rPr>
              <w:lastRenderedPageBreak/>
              <w:t>human oversight for exceptions or high</w:t>
            </w:r>
            <w:r w:rsidRPr="00ED3864">
              <w:rPr>
                <w:color w:val="215E99" w:themeColor="text2" w:themeTint="BF"/>
              </w:rPr>
              <w:noBreakHyphen/>
              <w:t>impact decisions.</w:t>
            </w:r>
          </w:p>
        </w:tc>
      </w:tr>
      <w:tr w:rsidR="00ED3864" w14:paraId="03945D28" w14:textId="77777777">
        <w:trPr>
          <w:cnfStyle w:val="000000010000" w:firstRow="0" w:lastRow="0" w:firstColumn="0" w:lastColumn="0" w:oddVBand="0" w:evenVBand="0" w:oddHBand="0" w:evenHBand="1" w:firstRowFirstColumn="0" w:firstRowLastColumn="0" w:lastRowFirstColumn="0" w:lastRowLastColumn="0"/>
          <w:trHeight w:val="300"/>
        </w:trPr>
        <w:tc>
          <w:tcPr>
            <w:tcW w:w="4770" w:type="dxa"/>
            <w:vAlign w:val="center"/>
          </w:tcPr>
          <w:p w14:paraId="08C479DE" w14:textId="4F4250A7" w:rsidR="00ED3864" w:rsidRPr="00ED3864" w:rsidRDefault="00ED3864" w:rsidP="00ED3864">
            <w:pPr>
              <w:pStyle w:val="TableText"/>
              <w:rPr>
                <w:color w:val="215E99" w:themeColor="text2" w:themeTint="BF"/>
              </w:rPr>
            </w:pPr>
            <w:r w:rsidRPr="00ED3864">
              <w:rPr>
                <w:rStyle w:val="Strong"/>
                <w:color w:val="215E99" w:themeColor="text2" w:themeTint="BF"/>
              </w:rPr>
              <w:lastRenderedPageBreak/>
              <w:t>Improve customer satisfaction and reduce case</w:t>
            </w:r>
            <w:r w:rsidRPr="00ED3864">
              <w:rPr>
                <w:rStyle w:val="Strong"/>
                <w:color w:val="215E99" w:themeColor="text2" w:themeTint="BF"/>
              </w:rPr>
              <w:noBreakHyphen/>
              <w:t>resolution time through 24×7, multilingual, context</w:t>
            </w:r>
            <w:r w:rsidRPr="00ED3864">
              <w:rPr>
                <w:rStyle w:val="Strong"/>
                <w:color w:val="215E99" w:themeColor="text2" w:themeTint="BF"/>
              </w:rPr>
              <w:noBreakHyphen/>
              <w:t>aware assistance.</w:t>
            </w:r>
          </w:p>
        </w:tc>
        <w:tc>
          <w:tcPr>
            <w:tcW w:w="4091" w:type="dxa"/>
            <w:vAlign w:val="center"/>
          </w:tcPr>
          <w:p w14:paraId="7483E926" w14:textId="3E1D03B0" w:rsidR="00ED3864" w:rsidRPr="00ED3864" w:rsidRDefault="00ED3864" w:rsidP="00ED3864">
            <w:pPr>
              <w:pStyle w:val="TableText"/>
              <w:rPr>
                <w:color w:val="215E99" w:themeColor="text2" w:themeTint="BF"/>
              </w:rPr>
            </w:pPr>
            <w:r w:rsidRPr="00ED3864">
              <w:rPr>
                <w:color w:val="215E99" w:themeColor="text2" w:themeTint="BF"/>
              </w:rPr>
              <w:t xml:space="preserve">Microsoft and </w:t>
            </w:r>
            <w:r w:rsidRPr="00ED3864">
              <w:rPr>
                <w:rStyle w:val="Strong"/>
                <w:color w:val="215E99" w:themeColor="text2" w:themeTint="BF"/>
              </w:rPr>
              <w:t>[Customer Name]</w:t>
            </w:r>
            <w:r w:rsidRPr="00ED3864">
              <w:rPr>
                <w:color w:val="215E99" w:themeColor="text2" w:themeTint="BF"/>
              </w:rPr>
              <w:t xml:space="preserve"> will co</w:t>
            </w:r>
            <w:r w:rsidRPr="00ED3864">
              <w:rPr>
                <w:color w:val="215E99" w:themeColor="text2" w:themeTint="BF"/>
              </w:rPr>
              <w:noBreakHyphen/>
              <w:t>create a customer support experience where agents provide consistent, context</w:t>
            </w:r>
            <w:r w:rsidRPr="00ED3864">
              <w:rPr>
                <w:color w:val="215E99" w:themeColor="text2" w:themeTint="BF"/>
              </w:rPr>
              <w:noBreakHyphen/>
              <w:t xml:space="preserve">aware assistance across channels—grounded in approved knowledge sources and capable of </w:t>
            </w:r>
            <w:r w:rsidRPr="00ED3864">
              <w:rPr>
                <w:rStyle w:val="Strong"/>
                <w:color w:val="215E99" w:themeColor="text2" w:themeTint="BF"/>
              </w:rPr>
              <w:t>safe task completion</w:t>
            </w:r>
            <w:r w:rsidRPr="00ED3864">
              <w:rPr>
                <w:color w:val="215E99" w:themeColor="text2" w:themeTint="BF"/>
              </w:rPr>
              <w:t xml:space="preserve"> when permitted (e.g., case updates, routing, status checks). The solution is designed to deliver faster responses, improved resolution quality, and smoother escalation to human agents—supporting always</w:t>
            </w:r>
            <w:r w:rsidRPr="00ED3864">
              <w:rPr>
                <w:color w:val="215E99" w:themeColor="text2" w:themeTint="BF"/>
              </w:rPr>
              <w:noBreakHyphen/>
              <w:t>on service while maintaining enterprise controls and accountability.</w:t>
            </w:r>
          </w:p>
        </w:tc>
      </w:tr>
      <w:tr w:rsidR="00ED3864" w14:paraId="01F4018D" w14:textId="77777777">
        <w:trPr>
          <w:cnfStyle w:val="000000100000" w:firstRow="0" w:lastRow="0" w:firstColumn="0" w:lastColumn="0" w:oddVBand="0" w:evenVBand="0" w:oddHBand="1" w:evenHBand="0" w:firstRowFirstColumn="0" w:firstRowLastColumn="0" w:lastRowFirstColumn="0" w:lastRowLastColumn="0"/>
          <w:trHeight w:val="300"/>
        </w:trPr>
        <w:tc>
          <w:tcPr>
            <w:tcW w:w="4770" w:type="dxa"/>
            <w:vAlign w:val="center"/>
          </w:tcPr>
          <w:p w14:paraId="0D8EF709" w14:textId="7A235BCA" w:rsidR="00ED3864" w:rsidRPr="00ED3864" w:rsidRDefault="00ED3864" w:rsidP="00ED3864">
            <w:pPr>
              <w:pStyle w:val="TableText"/>
              <w:rPr>
                <w:color w:val="215E99" w:themeColor="text2" w:themeTint="BF"/>
              </w:rPr>
            </w:pPr>
            <w:r w:rsidRPr="00ED3864">
              <w:rPr>
                <w:rStyle w:val="Strong"/>
                <w:color w:val="215E99" w:themeColor="text2" w:themeTint="BF"/>
              </w:rPr>
              <w:t>Establish a modularized, scalable, secure Azure</w:t>
            </w:r>
            <w:r w:rsidRPr="00ED3864">
              <w:rPr>
                <w:rStyle w:val="Strong"/>
                <w:color w:val="215E99" w:themeColor="text2" w:themeTint="BF"/>
              </w:rPr>
              <w:noBreakHyphen/>
              <w:t>native Agentic AI platform that accelerates reuse and future innovation.</w:t>
            </w:r>
          </w:p>
        </w:tc>
        <w:tc>
          <w:tcPr>
            <w:tcW w:w="4091" w:type="dxa"/>
            <w:vAlign w:val="center"/>
          </w:tcPr>
          <w:p w14:paraId="40A7D71B" w14:textId="398540F4" w:rsidR="00ED3864" w:rsidRPr="00ED3864" w:rsidRDefault="00ED3864" w:rsidP="00ED3864">
            <w:pPr>
              <w:pStyle w:val="TableText"/>
              <w:rPr>
                <w:color w:val="215E99" w:themeColor="text2" w:themeTint="BF"/>
              </w:rPr>
            </w:pPr>
            <w:r w:rsidRPr="00ED3864">
              <w:rPr>
                <w:color w:val="215E99" w:themeColor="text2" w:themeTint="BF"/>
              </w:rPr>
              <w:t xml:space="preserve">Together, Microsoft and </w:t>
            </w:r>
            <w:r w:rsidRPr="00ED3864">
              <w:rPr>
                <w:rStyle w:val="Strong"/>
                <w:color w:val="215E99" w:themeColor="text2" w:themeTint="BF"/>
              </w:rPr>
              <w:t>[Customer Name]</w:t>
            </w:r>
            <w:r w:rsidRPr="00ED3864">
              <w:rPr>
                <w:color w:val="215E99" w:themeColor="text2" w:themeTint="BF"/>
              </w:rPr>
              <w:t xml:space="preserve"> will establish a </w:t>
            </w:r>
            <w:r w:rsidRPr="00ED3864">
              <w:rPr>
                <w:rStyle w:val="Strong"/>
                <w:color w:val="215E99" w:themeColor="text2" w:themeTint="BF"/>
              </w:rPr>
              <w:t>platform</w:t>
            </w:r>
            <w:r w:rsidRPr="00ED3864">
              <w:rPr>
                <w:rStyle w:val="Strong"/>
                <w:color w:val="215E99" w:themeColor="text2" w:themeTint="BF"/>
              </w:rPr>
              <w:noBreakHyphen/>
              <w:t>centric, layered foundation</w:t>
            </w:r>
            <w:r w:rsidRPr="00ED3864">
              <w:rPr>
                <w:color w:val="215E99" w:themeColor="text2" w:themeTint="BF"/>
              </w:rPr>
              <w:t xml:space="preserve"> built to be </w:t>
            </w:r>
            <w:r w:rsidRPr="00ED3864">
              <w:rPr>
                <w:rStyle w:val="Strong"/>
                <w:color w:val="215E99" w:themeColor="text2" w:themeTint="BF"/>
              </w:rPr>
              <w:t>modularized, scalable, and reusable</w:t>
            </w:r>
            <w:r w:rsidRPr="00ED3864">
              <w:rPr>
                <w:color w:val="215E99" w:themeColor="text2" w:themeTint="BF"/>
              </w:rPr>
              <w:t xml:space="preserve">, so capabilities can be composed once and extended across many current and future use cases. The platform will be anchored on </w:t>
            </w:r>
            <w:r w:rsidRPr="00ED3864">
              <w:rPr>
                <w:rStyle w:val="Strong"/>
                <w:color w:val="215E99" w:themeColor="text2" w:themeTint="BF"/>
              </w:rPr>
              <w:t>Microsoft Azure AI Foundry</w:t>
            </w:r>
            <w:r w:rsidRPr="00ED3864">
              <w:rPr>
                <w:color w:val="215E99" w:themeColor="text2" w:themeTint="BF"/>
              </w:rPr>
              <w:t xml:space="preserve">, with a clear path to extend through </w:t>
            </w:r>
            <w:r w:rsidRPr="00ED3864">
              <w:rPr>
                <w:rStyle w:val="Strong"/>
                <w:color w:val="215E99" w:themeColor="text2" w:themeTint="BF"/>
              </w:rPr>
              <w:t>Copilot Studio</w:t>
            </w:r>
            <w:r w:rsidRPr="00ED3864">
              <w:rPr>
                <w:color w:val="215E99" w:themeColor="text2" w:themeTint="BF"/>
              </w:rPr>
              <w:t xml:space="preserve"> and (where appropriate) governed interoperability with </w:t>
            </w:r>
            <w:r w:rsidRPr="00ED3864">
              <w:rPr>
                <w:rStyle w:val="Strong"/>
                <w:color w:val="215E99" w:themeColor="text2" w:themeTint="BF"/>
              </w:rPr>
              <w:t>third</w:t>
            </w:r>
            <w:r w:rsidRPr="00ED3864">
              <w:rPr>
                <w:rStyle w:val="Strong"/>
                <w:color w:val="215E99" w:themeColor="text2" w:themeTint="BF"/>
              </w:rPr>
              <w:noBreakHyphen/>
              <w:t>party agentic platforms</w:t>
            </w:r>
            <w:r w:rsidRPr="00ED3864">
              <w:rPr>
                <w:color w:val="215E99" w:themeColor="text2" w:themeTint="BF"/>
              </w:rPr>
              <w:t>. This reusable foundation is designed to support enterprise</w:t>
            </w:r>
            <w:r w:rsidRPr="00ED3864">
              <w:rPr>
                <w:color w:val="215E99" w:themeColor="text2" w:themeTint="BF"/>
              </w:rPr>
              <w:noBreakHyphen/>
              <w:t>grade multi</w:t>
            </w:r>
            <w:r w:rsidRPr="00ED3864">
              <w:rPr>
                <w:color w:val="215E99" w:themeColor="text2" w:themeTint="BF"/>
              </w:rPr>
              <w:noBreakHyphen/>
              <w:t>agent deployments, accelerate onboarding of new scenarios, and reduce “one</w:t>
            </w:r>
            <w:r w:rsidRPr="00ED3864">
              <w:rPr>
                <w:color w:val="215E99" w:themeColor="text2" w:themeTint="BF"/>
              </w:rPr>
              <w:noBreakHyphen/>
              <w:t>off” solution build patterns—so the organization can continuously expand value as new workflows are prioritized.</w:t>
            </w:r>
          </w:p>
        </w:tc>
      </w:tr>
      <w:tr w:rsidR="00ED3864" w14:paraId="6A247CCF" w14:textId="77777777">
        <w:trPr>
          <w:cnfStyle w:val="000000010000" w:firstRow="0" w:lastRow="0" w:firstColumn="0" w:lastColumn="0" w:oddVBand="0" w:evenVBand="0" w:oddHBand="0" w:evenHBand="1" w:firstRowFirstColumn="0" w:firstRowLastColumn="0" w:lastRowFirstColumn="0" w:lastRowLastColumn="0"/>
          <w:trHeight w:val="300"/>
        </w:trPr>
        <w:tc>
          <w:tcPr>
            <w:tcW w:w="4770" w:type="dxa"/>
            <w:vAlign w:val="center"/>
          </w:tcPr>
          <w:p w14:paraId="375A680C" w14:textId="4819B21F" w:rsidR="00ED3864" w:rsidRPr="00ED3864" w:rsidRDefault="00ED3864" w:rsidP="00ED3864">
            <w:pPr>
              <w:pStyle w:val="TableText"/>
              <w:rPr>
                <w:color w:val="215E99" w:themeColor="text2" w:themeTint="BF"/>
              </w:rPr>
            </w:pPr>
            <w:r w:rsidRPr="00ED3864">
              <w:rPr>
                <w:rStyle w:val="Strong"/>
                <w:color w:val="215E99" w:themeColor="text2" w:themeTint="BF"/>
              </w:rPr>
              <w:t>Enable enterprise governance, security, Responsible AI, and operational readiness to scale confidently.</w:t>
            </w:r>
          </w:p>
        </w:tc>
        <w:tc>
          <w:tcPr>
            <w:tcW w:w="4091" w:type="dxa"/>
            <w:vAlign w:val="center"/>
          </w:tcPr>
          <w:p w14:paraId="2256771E" w14:textId="7D18DCE1" w:rsidR="00ED3864" w:rsidRPr="00ED3864" w:rsidRDefault="00ED3864" w:rsidP="00ED3864">
            <w:pPr>
              <w:pStyle w:val="TableText"/>
              <w:rPr>
                <w:color w:val="215E99" w:themeColor="text2" w:themeTint="BF"/>
              </w:rPr>
            </w:pPr>
            <w:r w:rsidRPr="00ED3864">
              <w:rPr>
                <w:color w:val="215E99" w:themeColor="text2" w:themeTint="BF"/>
              </w:rPr>
              <w:t xml:space="preserve">Microsoft and </w:t>
            </w:r>
            <w:r w:rsidRPr="00ED3864">
              <w:rPr>
                <w:rStyle w:val="Strong"/>
                <w:color w:val="215E99" w:themeColor="text2" w:themeTint="BF"/>
              </w:rPr>
              <w:t>[Customer Name]</w:t>
            </w:r>
            <w:r w:rsidRPr="00ED3864">
              <w:rPr>
                <w:color w:val="215E99" w:themeColor="text2" w:themeTint="BF"/>
              </w:rPr>
              <w:t xml:space="preserve"> will define and implement the guardrails required for sustainable scale—covering security and access controls, Responsible AI practices, evaluation and quality measures, and operational readiness (monitoring, incident response, and lifecycle management). This ensures agentic workflows remain safe, traceable, and manageable as usage grows, and that business outcomes can be scaled </w:t>
            </w:r>
            <w:r w:rsidRPr="00ED3864">
              <w:rPr>
                <w:color w:val="215E99" w:themeColor="text2" w:themeTint="BF"/>
              </w:rPr>
              <w:lastRenderedPageBreak/>
              <w:t>without compromising compliance or reliability.</w:t>
            </w:r>
            <w:r w:rsidR="00927C0A">
              <w:rPr>
                <w:color w:val="215E99" w:themeColor="text2" w:themeTint="BF"/>
              </w:rPr>
              <w:t xml:space="preserve"> </w:t>
            </w:r>
            <w:r w:rsidR="00927C0A" w:rsidRPr="00927C0A">
              <w:rPr>
                <w:color w:val="215E99" w:themeColor="text2" w:themeTint="BF"/>
              </w:rPr>
              <w:t>Leverage Agent 365 for centralized agent registry, access control, and lifecycle governance</w:t>
            </w:r>
          </w:p>
        </w:tc>
      </w:tr>
      <w:tr w:rsidR="00ED3864" w14:paraId="2F73C980" w14:textId="77777777">
        <w:trPr>
          <w:cnfStyle w:val="000000100000" w:firstRow="0" w:lastRow="0" w:firstColumn="0" w:lastColumn="0" w:oddVBand="0" w:evenVBand="0" w:oddHBand="1" w:evenHBand="0" w:firstRowFirstColumn="0" w:firstRowLastColumn="0" w:lastRowFirstColumn="0" w:lastRowLastColumn="0"/>
          <w:trHeight w:val="300"/>
        </w:trPr>
        <w:tc>
          <w:tcPr>
            <w:tcW w:w="4770" w:type="dxa"/>
            <w:vAlign w:val="center"/>
          </w:tcPr>
          <w:p w14:paraId="4EAE5714" w14:textId="6DAB674B" w:rsidR="00ED3864" w:rsidRPr="00ED3864" w:rsidRDefault="00ED3864" w:rsidP="00ED3864">
            <w:pPr>
              <w:pStyle w:val="TableText"/>
              <w:rPr>
                <w:color w:val="215E99" w:themeColor="text2" w:themeTint="BF"/>
              </w:rPr>
            </w:pPr>
            <w:r w:rsidRPr="00ED3864">
              <w:rPr>
                <w:rStyle w:val="Strong"/>
                <w:color w:val="215E99" w:themeColor="text2" w:themeTint="BF"/>
              </w:rPr>
              <w:lastRenderedPageBreak/>
              <w:t>Create a repeatable rollout model that scales from initial use cases to a portfolio of agentic workflows.</w:t>
            </w:r>
          </w:p>
        </w:tc>
        <w:tc>
          <w:tcPr>
            <w:tcW w:w="4091" w:type="dxa"/>
            <w:vAlign w:val="center"/>
          </w:tcPr>
          <w:p w14:paraId="114F6F76" w14:textId="63A69CAF" w:rsidR="00ED3864" w:rsidRPr="00ED3864" w:rsidRDefault="00ED3864" w:rsidP="00ED3864">
            <w:pPr>
              <w:pStyle w:val="TableText"/>
              <w:rPr>
                <w:color w:val="215E99" w:themeColor="text2" w:themeTint="BF"/>
              </w:rPr>
            </w:pPr>
            <w:r w:rsidRPr="00ED3864">
              <w:rPr>
                <w:color w:val="215E99" w:themeColor="text2" w:themeTint="BF"/>
              </w:rPr>
              <w:t xml:space="preserve">Microsoft and </w:t>
            </w:r>
            <w:r w:rsidRPr="00ED3864">
              <w:rPr>
                <w:rStyle w:val="Strong"/>
                <w:color w:val="215E99" w:themeColor="text2" w:themeTint="BF"/>
              </w:rPr>
              <w:t>[Customer Name]</w:t>
            </w:r>
            <w:r w:rsidRPr="00ED3864">
              <w:rPr>
                <w:color w:val="215E99" w:themeColor="text2" w:themeTint="BF"/>
              </w:rPr>
              <w:t xml:space="preserve"> will follow a phased delivery approach that establishes early value while building durable capability—starting with alignment on priority workflows and success outcomes, then validating a baseline foundation, expanding capabilities for scale, and progressing toward production hardening and governance. This structure supports predictable iteration and enables the organization to expand from a small set of initial scenarios into a broader portfolio of agentic workflows over time.</w:t>
            </w:r>
          </w:p>
        </w:tc>
      </w:tr>
    </w:tbl>
    <w:p w14:paraId="5F78846A" w14:textId="5ED9C924" w:rsidR="00C24F78" w:rsidRPr="004D2AE3" w:rsidRDefault="0019673C" w:rsidP="004D2AE3">
      <w:pPr>
        <w:pStyle w:val="Heading2NUM"/>
        <w:rPr>
          <w:rStyle w:val="Optional"/>
          <w:b w:val="0"/>
          <w:bCs w:val="0"/>
          <w:color w:val="0070C0"/>
        </w:rPr>
      </w:pPr>
      <w:bookmarkStart w:id="15" w:name="_Toc225414269"/>
      <w:r>
        <w:rPr>
          <w:rStyle w:val="Optional"/>
          <w:b w:val="0"/>
          <w:bCs w:val="0"/>
          <w:color w:val="0070C0"/>
        </w:rPr>
        <w:t>Project</w:t>
      </w:r>
      <w:r w:rsidR="00C24F78" w:rsidRPr="004D2AE3">
        <w:rPr>
          <w:rStyle w:val="Optional"/>
          <w:b w:val="0"/>
          <w:bCs w:val="0"/>
          <w:color w:val="0070C0"/>
        </w:rPr>
        <w:t xml:space="preserve"> objectives</w:t>
      </w:r>
      <w:bookmarkEnd w:id="15"/>
    </w:p>
    <w:p w14:paraId="15D8195D" w14:textId="121BFAF7" w:rsidR="00824121" w:rsidRPr="00824121" w:rsidRDefault="00824121" w:rsidP="00824121">
      <w:pPr>
        <w:rPr>
          <w:rStyle w:val="Instructional"/>
        </w:rPr>
      </w:pPr>
      <w:r w:rsidRPr="00824121">
        <w:rPr>
          <w:rStyle w:val="Instructional"/>
        </w:rPr>
        <w:t xml:space="preserve">When filling in this section, do not go into more detail than epics and features. The focus is on business functional needs. A full list of detailed user stories should not be used here because it can create the expectation of fixed scope, as in, all of the user stories will be delivered as part of this </w:t>
      </w:r>
      <w:r w:rsidR="0019673C">
        <w:rPr>
          <w:rStyle w:val="Instructional"/>
        </w:rPr>
        <w:t>project</w:t>
      </w:r>
      <w:r w:rsidRPr="00824121">
        <w:rPr>
          <w:rStyle w:val="Instructional"/>
        </w:rPr>
        <w:t>.</w:t>
      </w:r>
    </w:p>
    <w:p w14:paraId="2D6080AF" w14:textId="77777777" w:rsidR="00044399" w:rsidRDefault="00044399" w:rsidP="00044399">
      <w:pPr>
        <w:keepNext/>
      </w:pPr>
      <w:r w:rsidRPr="00044399">
        <w:t xml:space="preserve">This project will focus on the </w:t>
      </w:r>
      <w:r w:rsidRPr="00044399">
        <w:rPr>
          <w:b/>
          <w:bCs/>
        </w:rPr>
        <w:t>project objectives</w:t>
      </w:r>
      <w:r w:rsidRPr="00044399">
        <w:t xml:space="preserve"> described below, which will be </w:t>
      </w:r>
      <w:r w:rsidRPr="00044399">
        <w:rPr>
          <w:b/>
          <w:bCs/>
        </w:rPr>
        <w:t>prioritized based on agreement between Microsoft and [Customer Name]</w:t>
      </w:r>
      <w:r w:rsidRPr="00044399">
        <w:t>. By the nature of agile, capacity</w:t>
      </w:r>
      <w:r w:rsidRPr="00044399">
        <w:noBreakHyphen/>
        <w:t xml:space="preserve">based delivery, project objectives are </w:t>
      </w:r>
      <w:r w:rsidRPr="00044399">
        <w:rPr>
          <w:b/>
          <w:bCs/>
        </w:rPr>
        <w:t>not always achieved in full</w:t>
      </w:r>
      <w:r w:rsidRPr="00044399">
        <w:t xml:space="preserve">. Microsoft and </w:t>
      </w:r>
      <w:r w:rsidRPr="00044399">
        <w:rPr>
          <w:b/>
          <w:bCs/>
        </w:rPr>
        <w:t>[Customer Name]</w:t>
      </w:r>
      <w:r w:rsidRPr="00044399">
        <w:t xml:space="preserve"> will regularly review priorities and work together to deliver the </w:t>
      </w:r>
      <w:r w:rsidRPr="00044399">
        <w:rPr>
          <w:b/>
          <w:bCs/>
        </w:rPr>
        <w:t>most valuable outcomes</w:t>
      </w:r>
      <w:r w:rsidRPr="00044399">
        <w:t xml:space="preserve"> within the available capacity. The agile delivery approach (described in the </w:t>
      </w:r>
      <w:r w:rsidRPr="00044399">
        <w:rPr>
          <w:i/>
          <w:iCs/>
        </w:rPr>
        <w:t>Delivery approach</w:t>
      </w:r>
      <w:r w:rsidRPr="00044399">
        <w:t xml:space="preserve"> section) allows </w:t>
      </w:r>
      <w:r w:rsidRPr="00044399">
        <w:rPr>
          <w:b/>
          <w:bCs/>
        </w:rPr>
        <w:t>[Customer Name]</w:t>
      </w:r>
      <w:r w:rsidRPr="00044399">
        <w:t xml:space="preserve"> to continually adapt the direction of the solution as new learnings emerge.</w:t>
      </w:r>
    </w:p>
    <w:p w14:paraId="3906A4CA" w14:textId="77777777" w:rsidR="00044399" w:rsidRPr="00044399" w:rsidRDefault="00044399" w:rsidP="00044399">
      <w:pPr>
        <w:keepNext/>
      </w:pPr>
      <w:r w:rsidRPr="00044399">
        <w:t xml:space="preserve">At the core of this effort is a </w:t>
      </w:r>
      <w:r w:rsidRPr="00044399">
        <w:rPr>
          <w:b/>
          <w:bCs/>
        </w:rPr>
        <w:t>business</w:t>
      </w:r>
      <w:r w:rsidRPr="00044399">
        <w:rPr>
          <w:b/>
          <w:bCs/>
        </w:rPr>
        <w:noBreakHyphen/>
        <w:t>outcome</w:t>
      </w:r>
      <w:r w:rsidRPr="00044399">
        <w:rPr>
          <w:b/>
          <w:bCs/>
        </w:rPr>
        <w:noBreakHyphen/>
        <w:t>first delivery intent</w:t>
      </w:r>
      <w:r w:rsidRPr="00044399">
        <w:t xml:space="preserve">: Microsoft and </w:t>
      </w:r>
      <w:r w:rsidRPr="00044399">
        <w:rPr>
          <w:b/>
          <w:bCs/>
        </w:rPr>
        <w:t>[Customer Name]</w:t>
      </w:r>
      <w:r w:rsidRPr="00044399">
        <w:t xml:space="preserve"> will use </w:t>
      </w:r>
      <w:r w:rsidRPr="00044399">
        <w:rPr>
          <w:b/>
          <w:bCs/>
        </w:rPr>
        <w:t>commercially reasonable efforts</w:t>
      </w:r>
      <w:r w:rsidRPr="00044399">
        <w:t xml:space="preserve"> to establish a </w:t>
      </w:r>
      <w:r w:rsidRPr="00044399">
        <w:rPr>
          <w:b/>
          <w:bCs/>
        </w:rPr>
        <w:t>platform</w:t>
      </w:r>
      <w:r w:rsidRPr="00044399">
        <w:rPr>
          <w:b/>
          <w:bCs/>
        </w:rPr>
        <w:noBreakHyphen/>
        <w:t>centric, layered Agentic AI foundation</w:t>
      </w:r>
      <w:r w:rsidRPr="00044399">
        <w:t xml:space="preserve"> that brings agents </w:t>
      </w:r>
      <w:r w:rsidRPr="00044399">
        <w:rPr>
          <w:b/>
          <w:bCs/>
        </w:rPr>
        <w:t>in the flow of work</w:t>
      </w:r>
      <w:r w:rsidRPr="00044399">
        <w:t xml:space="preserve">—so agentic capabilities can be embedded into prioritized workflows where value is realized. This intent guides how the backlog is shaped and prioritized; however, </w:t>
      </w:r>
      <w:r w:rsidRPr="00044399">
        <w:rPr>
          <w:b/>
          <w:bCs/>
        </w:rPr>
        <w:t>Microsoft does not warrant or guarantee the achievement of any specific business outcomes</w:t>
      </w:r>
      <w:r w:rsidRPr="00044399">
        <w:t>, as realized outcomes depend on multiple factors outside Microsoft’s control (including customer adoption, data readiness, operational decisions, process alignment, and governance approvals). Within the constraints of the capacity</w:t>
      </w:r>
      <w:r w:rsidRPr="00044399">
        <w:noBreakHyphen/>
        <w:t xml:space="preserve">based agile model, the work will focus on creating a </w:t>
      </w:r>
      <w:r w:rsidRPr="00044399">
        <w:rPr>
          <w:b/>
          <w:bCs/>
        </w:rPr>
        <w:t>modularized, scalable, secure, and reusable</w:t>
      </w:r>
      <w:r w:rsidRPr="00044399">
        <w:t xml:space="preserve"> foundation—spanning core platform patterns, governance and controls, integration and orchestration approaches, evaluation and quality practices, and operational readiness—so the organization can enable initial scenarios and establish repeatable patterns for future use cases. The </w:t>
      </w:r>
      <w:r w:rsidRPr="00044399">
        <w:lastRenderedPageBreak/>
        <w:t xml:space="preserve">intended approach is illustrated in </w:t>
      </w:r>
      <w:r w:rsidRPr="00044399">
        <w:rPr>
          <w:b/>
          <w:bCs/>
        </w:rPr>
        <w:t>Figure 1 (Platform</w:t>
      </w:r>
      <w:r w:rsidRPr="00044399">
        <w:rPr>
          <w:b/>
          <w:bCs/>
        </w:rPr>
        <w:noBreakHyphen/>
        <w:t>Centric Approach)</w:t>
      </w:r>
      <w:r w:rsidRPr="00044399">
        <w:t xml:space="preserve">, </w:t>
      </w:r>
      <w:r w:rsidRPr="00044399">
        <w:rPr>
          <w:b/>
          <w:bCs/>
        </w:rPr>
        <w:t>Figure 2 (Phased Approach)</w:t>
      </w:r>
      <w:r w:rsidRPr="00044399">
        <w:t xml:space="preserve">, and </w:t>
      </w:r>
      <w:r w:rsidRPr="00044399">
        <w:rPr>
          <w:b/>
          <w:bCs/>
        </w:rPr>
        <w:t>Figure 3 (Architecture)</w:t>
      </w:r>
      <w:r w:rsidRPr="00044399">
        <w:t>.</w:t>
      </w:r>
    </w:p>
    <w:p w14:paraId="2BABA445" w14:textId="77777777" w:rsidR="00044399" w:rsidRPr="00044399" w:rsidRDefault="00044399" w:rsidP="00044399">
      <w:pPr>
        <w:keepNext/>
      </w:pPr>
    </w:p>
    <w:p w14:paraId="2E007CE4" w14:textId="4BB6C538" w:rsidR="000270DE" w:rsidRDefault="00C760EB" w:rsidP="002A48C7">
      <w:pPr>
        <w:keepNext/>
      </w:pPr>
      <w:r>
        <w:rPr>
          <w:noProof/>
        </w:rPr>
        <w:drawing>
          <wp:inline distT="0" distB="0" distL="0" distR="0" wp14:anchorId="3DB8D76D" wp14:editId="06AA2670">
            <wp:extent cx="5943600" cy="3343275"/>
            <wp:effectExtent l="0" t="0" r="0" b="9525"/>
            <wp:docPr id="6624338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43383" name=""/>
                    <pic:cNvPicPr/>
                  </pic:nvPicPr>
                  <pic:blipFill>
                    <a:blip r:embed="rId32">
                      <a:extLst>
                        <a:ext uri="{96DAC541-7B7A-43D3-8B79-37D633B846F1}">
                          <asvg:svgBlip xmlns:asvg="http://schemas.microsoft.com/office/drawing/2016/SVG/main" r:embed="rId33"/>
                        </a:ext>
                      </a:extLst>
                    </a:blip>
                    <a:stretch>
                      <a:fillRect/>
                    </a:stretch>
                  </pic:blipFill>
                  <pic:spPr>
                    <a:xfrm>
                      <a:off x="0" y="0"/>
                      <a:ext cx="5943600" cy="3343275"/>
                    </a:xfrm>
                    <a:prstGeom prst="rect">
                      <a:avLst/>
                    </a:prstGeom>
                  </pic:spPr>
                </pic:pic>
              </a:graphicData>
            </a:graphic>
          </wp:inline>
        </w:drawing>
      </w:r>
    </w:p>
    <w:p w14:paraId="6AF01B4E" w14:textId="18748388" w:rsidR="004C6F25" w:rsidRDefault="002A48C7" w:rsidP="002A48C7">
      <w:pPr>
        <w:pStyle w:val="Caption-Figure-Below"/>
        <w:rPr>
          <w:lang w:val="fr-FR"/>
        </w:rPr>
      </w:pPr>
      <w:bookmarkStart w:id="16" w:name="_Toc222472756"/>
      <w:r w:rsidRPr="005B435D">
        <w:rPr>
          <w:lang w:val="fr-FR"/>
        </w:rPr>
        <w:t xml:space="preserve">Figure </w:t>
      </w:r>
      <w:r w:rsidR="00B36830">
        <w:fldChar w:fldCharType="begin"/>
      </w:r>
      <w:r w:rsidR="00B36830" w:rsidRPr="005B435D">
        <w:rPr>
          <w:lang w:val="fr-FR"/>
        </w:rPr>
        <w:instrText xml:space="preserve"> SEQ Figure \* ARABIC </w:instrText>
      </w:r>
      <w:r w:rsidR="00B36830">
        <w:fldChar w:fldCharType="separate"/>
      </w:r>
      <w:r w:rsidR="00B36830" w:rsidRPr="005B435D">
        <w:rPr>
          <w:noProof/>
          <w:lang w:val="fr-FR"/>
        </w:rPr>
        <w:t>1</w:t>
      </w:r>
      <w:r w:rsidR="00B36830">
        <w:rPr>
          <w:noProof/>
        </w:rPr>
        <w:fldChar w:fldCharType="end"/>
      </w:r>
      <w:r w:rsidRPr="005B435D">
        <w:rPr>
          <w:lang w:val="fr-FR"/>
        </w:rPr>
        <w:t xml:space="preserve">: </w:t>
      </w:r>
      <w:r w:rsidR="00C760EB">
        <w:rPr>
          <w:lang w:val="fr-FR"/>
        </w:rPr>
        <w:t>Platform Centric Approach</w:t>
      </w:r>
      <w:bookmarkEnd w:id="16"/>
    </w:p>
    <w:p w14:paraId="1A8D96C3" w14:textId="77777777" w:rsidR="00C760EB" w:rsidRDefault="00C760EB" w:rsidP="002A48C7">
      <w:pPr>
        <w:pStyle w:val="Caption-Figure-Below"/>
        <w:rPr>
          <w:lang w:val="fr-FR"/>
        </w:rPr>
      </w:pPr>
    </w:p>
    <w:p w14:paraId="4783502E" w14:textId="418A1F81" w:rsidR="00C760EB" w:rsidRDefault="00C760EB" w:rsidP="002A48C7">
      <w:pPr>
        <w:pStyle w:val="Caption-Figure-Below"/>
        <w:rPr>
          <w:lang w:val="fr-FR"/>
        </w:rPr>
      </w:pPr>
      <w:r>
        <w:rPr>
          <w:noProof/>
        </w:rPr>
        <w:drawing>
          <wp:inline distT="0" distB="0" distL="0" distR="0" wp14:anchorId="6AE77CF0" wp14:editId="3575F783">
            <wp:extent cx="5943600" cy="3343275"/>
            <wp:effectExtent l="0" t="0" r="0" b="9525"/>
            <wp:docPr id="211147777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477775" name=""/>
                    <pic:cNvPicPr/>
                  </pic:nvPicPr>
                  <pic:blipFill>
                    <a:blip r:embed="rId34">
                      <a:extLst>
                        <a:ext uri="{96DAC541-7B7A-43D3-8B79-37D633B846F1}">
                          <asvg:svgBlip xmlns:asvg="http://schemas.microsoft.com/office/drawing/2016/SVG/main" r:embed="rId35"/>
                        </a:ext>
                      </a:extLst>
                    </a:blip>
                    <a:stretch>
                      <a:fillRect/>
                    </a:stretch>
                  </pic:blipFill>
                  <pic:spPr>
                    <a:xfrm>
                      <a:off x="0" y="0"/>
                      <a:ext cx="5943600" cy="3343275"/>
                    </a:xfrm>
                    <a:prstGeom prst="rect">
                      <a:avLst/>
                    </a:prstGeom>
                  </pic:spPr>
                </pic:pic>
              </a:graphicData>
            </a:graphic>
          </wp:inline>
        </w:drawing>
      </w:r>
    </w:p>
    <w:p w14:paraId="7250DF62" w14:textId="79693DF3" w:rsidR="00C760EB" w:rsidRDefault="00C760EB" w:rsidP="00C760EB">
      <w:pPr>
        <w:pStyle w:val="Caption-Figure-Below"/>
        <w:rPr>
          <w:lang w:val="fr-FR"/>
        </w:rPr>
      </w:pPr>
      <w:r w:rsidRPr="005B435D">
        <w:rPr>
          <w:lang w:val="fr-FR"/>
        </w:rPr>
        <w:lastRenderedPageBreak/>
        <w:t xml:space="preserve">Figure </w:t>
      </w:r>
      <w:r>
        <w:t>2</w:t>
      </w:r>
      <w:r w:rsidRPr="005B435D">
        <w:rPr>
          <w:lang w:val="fr-FR"/>
        </w:rPr>
        <w:t xml:space="preserve">: </w:t>
      </w:r>
      <w:r>
        <w:rPr>
          <w:lang w:val="fr-FR"/>
        </w:rPr>
        <w:t>Phased Approach</w:t>
      </w:r>
    </w:p>
    <w:p w14:paraId="313CEF6C" w14:textId="72CB4101" w:rsidR="00C760EB" w:rsidRDefault="00F94F64" w:rsidP="00C760EB">
      <w:pPr>
        <w:pStyle w:val="Caption-Figure-Below"/>
        <w:rPr>
          <w:lang w:val="fr-FR"/>
        </w:rPr>
      </w:pPr>
      <w:r>
        <w:rPr>
          <w:noProof/>
        </w:rPr>
        <w:drawing>
          <wp:inline distT="0" distB="0" distL="0" distR="0" wp14:anchorId="7A89BB78" wp14:editId="1E907426">
            <wp:extent cx="5943600" cy="3343275"/>
            <wp:effectExtent l="0" t="0" r="0" b="9525"/>
            <wp:docPr id="50586543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865436" name=""/>
                    <pic:cNvPicPr/>
                  </pic:nvPicPr>
                  <pic:blipFill>
                    <a:blip r:embed="rId36">
                      <a:extLst>
                        <a:ext uri="{96DAC541-7B7A-43D3-8B79-37D633B846F1}">
                          <asvg:svgBlip xmlns:asvg="http://schemas.microsoft.com/office/drawing/2016/SVG/main" r:embed="rId37"/>
                        </a:ext>
                      </a:extLst>
                    </a:blip>
                    <a:stretch>
                      <a:fillRect/>
                    </a:stretch>
                  </pic:blipFill>
                  <pic:spPr>
                    <a:xfrm>
                      <a:off x="0" y="0"/>
                      <a:ext cx="5943600" cy="3343275"/>
                    </a:xfrm>
                    <a:prstGeom prst="rect">
                      <a:avLst/>
                    </a:prstGeom>
                  </pic:spPr>
                </pic:pic>
              </a:graphicData>
            </a:graphic>
          </wp:inline>
        </w:drawing>
      </w:r>
    </w:p>
    <w:p w14:paraId="41803390" w14:textId="290C7638" w:rsidR="00AB4C1B" w:rsidRDefault="00AB4C1B" w:rsidP="00AB4C1B">
      <w:pPr>
        <w:pStyle w:val="Caption-Figure-Below"/>
        <w:rPr>
          <w:lang w:val="fr-FR"/>
        </w:rPr>
      </w:pPr>
      <w:r w:rsidRPr="005B435D">
        <w:rPr>
          <w:lang w:val="fr-FR"/>
        </w:rPr>
        <w:t xml:space="preserve">Figure </w:t>
      </w:r>
      <w:r>
        <w:rPr>
          <w:lang w:val="fr-FR"/>
        </w:rPr>
        <w:t>3</w:t>
      </w:r>
      <w:r w:rsidRPr="005B435D">
        <w:rPr>
          <w:lang w:val="fr-FR"/>
        </w:rPr>
        <w:t xml:space="preserve">: </w:t>
      </w:r>
      <w:r>
        <w:rPr>
          <w:lang w:val="fr-FR"/>
        </w:rPr>
        <w:t>Architecture</w:t>
      </w:r>
    </w:p>
    <w:p w14:paraId="5D5556EA" w14:textId="77777777" w:rsidR="00AB4C1B" w:rsidRDefault="00AB4C1B" w:rsidP="00C760EB">
      <w:pPr>
        <w:pStyle w:val="Caption-Figure-Below"/>
        <w:rPr>
          <w:lang w:val="fr-FR"/>
        </w:rPr>
      </w:pPr>
    </w:p>
    <w:p w14:paraId="1C1072CC" w14:textId="77777777" w:rsidR="00C760EB" w:rsidRPr="005B435D" w:rsidRDefault="00C760EB" w:rsidP="002A48C7">
      <w:pPr>
        <w:pStyle w:val="Caption-Figure-Below"/>
        <w:rPr>
          <w:lang w:val="fr-FR"/>
        </w:rPr>
      </w:pPr>
    </w:p>
    <w:p w14:paraId="732D3C71" w14:textId="1573D814" w:rsidR="00630B25" w:rsidRPr="005B435D" w:rsidRDefault="00630B25" w:rsidP="00155A0A">
      <w:pPr>
        <w:pStyle w:val="Caption-Table-Above"/>
        <w:rPr>
          <w:lang w:val="fr-FR"/>
        </w:rPr>
      </w:pPr>
      <w:bookmarkStart w:id="17" w:name="_Toc213430932"/>
      <w:r w:rsidRPr="005B435D">
        <w:rPr>
          <w:lang w:val="fr-FR"/>
        </w:rPr>
        <w:t xml:space="preserve">Table </w:t>
      </w:r>
      <w:r w:rsidR="00CA523B">
        <w:fldChar w:fldCharType="begin"/>
      </w:r>
      <w:r w:rsidR="00CA523B" w:rsidRPr="005B435D">
        <w:rPr>
          <w:lang w:val="fr-FR"/>
        </w:rPr>
        <w:instrText xml:space="preserve"> SEQ Table \* ARABIC </w:instrText>
      </w:r>
      <w:r w:rsidR="00CA523B">
        <w:fldChar w:fldCharType="separate"/>
      </w:r>
      <w:r w:rsidR="00CA523B" w:rsidRPr="005B435D">
        <w:rPr>
          <w:noProof/>
          <w:lang w:val="fr-FR"/>
        </w:rPr>
        <w:t>2</w:t>
      </w:r>
      <w:r w:rsidR="00CA523B">
        <w:rPr>
          <w:noProof/>
        </w:rPr>
        <w:fldChar w:fldCharType="end"/>
      </w:r>
      <w:r w:rsidRPr="005B435D">
        <w:rPr>
          <w:lang w:val="fr-FR"/>
        </w:rPr>
        <w:t xml:space="preserve">: </w:t>
      </w:r>
      <w:r w:rsidR="00A82A88">
        <w:rPr>
          <w:lang w:val="fr-FR"/>
        </w:rPr>
        <w:t>Project</w:t>
      </w:r>
      <w:r w:rsidR="00155A0A" w:rsidRPr="005B435D">
        <w:rPr>
          <w:lang w:val="fr-FR"/>
        </w:rPr>
        <w:t xml:space="preserve"> objectives</w:t>
      </w:r>
      <w:bookmarkEnd w:id="17"/>
    </w:p>
    <w:tbl>
      <w:tblPr>
        <w:tblStyle w:val="RFX-SOWTable"/>
        <w:tblW w:w="8861" w:type="dxa"/>
        <w:tblLook w:val="04A0" w:firstRow="1" w:lastRow="0" w:firstColumn="1" w:lastColumn="0" w:noHBand="0" w:noVBand="1"/>
      </w:tblPr>
      <w:tblGrid>
        <w:gridCol w:w="4770"/>
        <w:gridCol w:w="4091"/>
      </w:tblGrid>
      <w:tr w:rsidR="00FC063B" w14:paraId="2556361A" w14:textId="77777777" w:rsidTr="00E25DC4">
        <w:trPr>
          <w:cnfStyle w:val="100000000000" w:firstRow="1" w:lastRow="0" w:firstColumn="0" w:lastColumn="0" w:oddVBand="0" w:evenVBand="0" w:oddHBand="0" w:evenHBand="0" w:firstRowFirstColumn="0" w:firstRowLastColumn="0" w:lastRowFirstColumn="0" w:lastRowLastColumn="0"/>
          <w:trHeight w:val="300"/>
        </w:trPr>
        <w:tc>
          <w:tcPr>
            <w:tcW w:w="4770" w:type="dxa"/>
          </w:tcPr>
          <w:p w14:paraId="0559A5AB" w14:textId="51F834D2" w:rsidR="00630B25" w:rsidRDefault="00A82A88">
            <w:pPr>
              <w:pStyle w:val="TableText"/>
            </w:pPr>
            <w:r>
              <w:t>Projec</w:t>
            </w:r>
            <w:r w:rsidR="004D5FF1" w:rsidRPr="004D5FF1">
              <w:t>t objectives</w:t>
            </w:r>
          </w:p>
        </w:tc>
        <w:tc>
          <w:tcPr>
            <w:tcW w:w="4091" w:type="dxa"/>
          </w:tcPr>
          <w:p w14:paraId="5B3542F2" w14:textId="0835EC3B" w:rsidR="00630B25" w:rsidRDefault="004D5FF1">
            <w:pPr>
              <w:pStyle w:val="TableText"/>
            </w:pPr>
            <w:r>
              <w:t>Assumptions</w:t>
            </w:r>
          </w:p>
        </w:tc>
      </w:tr>
      <w:tr w:rsidR="00512673" w14:paraId="34045B92" w14:textId="77777777">
        <w:trPr>
          <w:cnfStyle w:val="000000100000" w:firstRow="0" w:lastRow="0" w:firstColumn="0" w:lastColumn="0" w:oddVBand="0" w:evenVBand="0" w:oddHBand="1" w:evenHBand="0" w:firstRowFirstColumn="0" w:firstRowLastColumn="0" w:lastRowFirstColumn="0" w:lastRowLastColumn="0"/>
          <w:trHeight w:val="300"/>
        </w:trPr>
        <w:tc>
          <w:tcPr>
            <w:tcW w:w="4770" w:type="dxa"/>
            <w:vAlign w:val="center"/>
          </w:tcPr>
          <w:p w14:paraId="5F8677A6" w14:textId="77777777" w:rsidR="00DB0333" w:rsidRPr="00DB0333" w:rsidRDefault="00512673" w:rsidP="00512673">
            <w:pPr>
              <w:pStyle w:val="Tablebullet1"/>
            </w:pPr>
            <w:r>
              <w:rPr>
                <w:rStyle w:val="Strong"/>
              </w:rPr>
              <w:t>Product Strategy &amp; Envisioning (Business-outcome-first + “in the flow”)</w:t>
            </w:r>
            <w:r>
              <w:rPr>
                <w:b/>
                <w:bCs/>
              </w:rPr>
              <w:t xml:space="preserve"> </w:t>
            </w:r>
          </w:p>
          <w:p w14:paraId="295B3621" w14:textId="4449D53E" w:rsidR="00512673" w:rsidRPr="0005754D" w:rsidRDefault="00512673" w:rsidP="00512673">
            <w:pPr>
              <w:pStyle w:val="Tablebullet1"/>
            </w:pPr>
            <w:r>
              <w:rPr>
                <w:b/>
                <w:bCs/>
              </w:rPr>
              <w:t>Define the target business outcomes, priority personas, and the “in the flow” workflows where agent</w:t>
            </w:r>
          </w:p>
        </w:tc>
        <w:tc>
          <w:tcPr>
            <w:tcW w:w="4091" w:type="dxa"/>
            <w:vAlign w:val="center"/>
          </w:tcPr>
          <w:p w14:paraId="72C5350E" w14:textId="77777777" w:rsidR="00DB0333" w:rsidRDefault="00512673" w:rsidP="00512673">
            <w:pPr>
              <w:pStyle w:val="Tablebullet1"/>
            </w:pPr>
            <w:r>
              <w:rPr>
                <w:rStyle w:val="Strong"/>
              </w:rPr>
              <w:t>Stakeholder alignment &amp; availability:</w:t>
            </w:r>
            <w:r>
              <w:t xml:space="preserve"> Customer provides business and technical stakeholders and decision-makers for workshops and timely feedback. </w:t>
            </w:r>
          </w:p>
          <w:p w14:paraId="73A912E9" w14:textId="77777777" w:rsidR="00DB0333" w:rsidRDefault="00512673" w:rsidP="00512673">
            <w:pPr>
              <w:pStyle w:val="Tablebullet1"/>
            </w:pPr>
            <w:r>
              <w:rPr>
                <w:rStyle w:val="Strong"/>
              </w:rPr>
              <w:t>Workflow clarity:</w:t>
            </w:r>
            <w:r>
              <w:t xml:space="preserve"> Customer identifies initial priority workflows and user communities and confirms desired outcomes and success measures. </w:t>
            </w:r>
          </w:p>
          <w:p w14:paraId="2C46D273" w14:textId="6E1D433B" w:rsidR="00512673" w:rsidRPr="0005754D" w:rsidRDefault="00512673" w:rsidP="00512673">
            <w:pPr>
              <w:pStyle w:val="Tablebullet1"/>
            </w:pPr>
            <w:r>
              <w:rPr>
                <w:rStyle w:val="Strong"/>
              </w:rPr>
              <w:t>Governance access:</w:t>
            </w:r>
            <w:r>
              <w:t xml:space="preserve"> Customer provides access to security/compliance/architecture stakeholders and required approval processes.</w:t>
            </w:r>
          </w:p>
        </w:tc>
      </w:tr>
      <w:tr w:rsidR="00512673" w14:paraId="4A179EBD" w14:textId="77777777">
        <w:trPr>
          <w:cnfStyle w:val="000000010000" w:firstRow="0" w:lastRow="0" w:firstColumn="0" w:lastColumn="0" w:oddVBand="0" w:evenVBand="0" w:oddHBand="0" w:evenHBand="1" w:firstRowFirstColumn="0" w:firstRowLastColumn="0" w:lastRowFirstColumn="0" w:lastRowLastColumn="0"/>
          <w:trHeight w:val="300"/>
        </w:trPr>
        <w:tc>
          <w:tcPr>
            <w:tcW w:w="4770" w:type="dxa"/>
            <w:vAlign w:val="center"/>
          </w:tcPr>
          <w:p w14:paraId="6D491817" w14:textId="77777777" w:rsidR="00DB0333" w:rsidRPr="00DB0333" w:rsidRDefault="00512673" w:rsidP="00512673">
            <w:pPr>
              <w:pStyle w:val="Tablebullet1"/>
            </w:pPr>
            <w:r>
              <w:rPr>
                <w:rStyle w:val="Strong"/>
              </w:rPr>
              <w:lastRenderedPageBreak/>
              <w:t>Foundations &amp; Feasibility (Baseline foundation on Azure AI Foundry + feasibility prototype)</w:t>
            </w:r>
            <w:r>
              <w:rPr>
                <w:b/>
                <w:bCs/>
              </w:rPr>
              <w:t xml:space="preserve"> </w:t>
            </w:r>
          </w:p>
          <w:p w14:paraId="2639C90E" w14:textId="5F417597" w:rsidR="00512673" w:rsidRPr="0037093C" w:rsidRDefault="00512673" w:rsidP="00512673">
            <w:pPr>
              <w:pStyle w:val="Tablebullet1"/>
            </w:pPr>
            <w:r>
              <w:rPr>
                <w:b/>
                <w:bCs/>
              </w:rPr>
              <w:t>Establish the baseline Agentic AI foundation anchored on Microsoft Azure AI Foundry and validate</w:t>
            </w:r>
          </w:p>
        </w:tc>
        <w:tc>
          <w:tcPr>
            <w:tcW w:w="4091" w:type="dxa"/>
            <w:vAlign w:val="center"/>
          </w:tcPr>
          <w:p w14:paraId="7C29F89A" w14:textId="77777777" w:rsidR="00DB0333" w:rsidRDefault="00512673" w:rsidP="00512673">
            <w:pPr>
              <w:pStyle w:val="Tablebullet1"/>
            </w:pPr>
            <w:r>
              <w:rPr>
                <w:rStyle w:val="Strong"/>
              </w:rPr>
              <w:t>Environment readiness:</w:t>
            </w:r>
            <w:r>
              <w:t xml:space="preserve"> Azure subscription(s) and required access are provisioned before the sprint start. </w:t>
            </w:r>
          </w:p>
          <w:p w14:paraId="206C1CBF" w14:textId="77777777" w:rsidR="00DB0333" w:rsidRDefault="00512673" w:rsidP="00512673">
            <w:pPr>
              <w:pStyle w:val="Tablebullet1"/>
            </w:pPr>
            <w:r>
              <w:rPr>
                <w:rStyle w:val="Strong"/>
              </w:rPr>
              <w:t>Service capacity:</w:t>
            </w:r>
            <w:r>
              <w:t xml:space="preserve"> Required platform services and capacity are available for initial prototyping. </w:t>
            </w:r>
          </w:p>
          <w:p w14:paraId="10FF9CD9" w14:textId="77777777" w:rsidR="00DB0333" w:rsidRDefault="00512673" w:rsidP="00512673">
            <w:pPr>
              <w:pStyle w:val="Tablebullet1"/>
            </w:pPr>
            <w:r>
              <w:rPr>
                <w:rStyle w:val="Strong"/>
              </w:rPr>
              <w:t>Data readiness:</w:t>
            </w:r>
            <w:r>
              <w:t xml:space="preserve"> At least one approved dataset/source is available for initial grounding where applicable. </w:t>
            </w:r>
          </w:p>
          <w:p w14:paraId="11E2EFD6" w14:textId="6F1197F6" w:rsidR="00512673" w:rsidRPr="00E3632D" w:rsidRDefault="00512673" w:rsidP="00512673">
            <w:pPr>
              <w:pStyle w:val="Tablebullet1"/>
            </w:pPr>
            <w:r>
              <w:rPr>
                <w:rStyle w:val="Strong"/>
              </w:rPr>
              <w:t>SME commitment:</w:t>
            </w:r>
            <w:r>
              <w:t xml:space="preserve"> Customer SMEs are available to clarify workflows and validate early results.</w:t>
            </w:r>
          </w:p>
        </w:tc>
      </w:tr>
      <w:tr w:rsidR="00512673" w14:paraId="3F1E47BA" w14:textId="77777777">
        <w:trPr>
          <w:cnfStyle w:val="000000100000" w:firstRow="0" w:lastRow="0" w:firstColumn="0" w:lastColumn="0" w:oddVBand="0" w:evenVBand="0" w:oddHBand="1" w:evenHBand="0" w:firstRowFirstColumn="0" w:firstRowLastColumn="0" w:lastRowFirstColumn="0" w:lastRowLastColumn="0"/>
          <w:trHeight w:val="300"/>
        </w:trPr>
        <w:tc>
          <w:tcPr>
            <w:tcW w:w="4770" w:type="dxa"/>
            <w:vAlign w:val="center"/>
          </w:tcPr>
          <w:p w14:paraId="52A4CE60" w14:textId="77777777" w:rsidR="00DB0333" w:rsidRDefault="00512673" w:rsidP="00DB0333">
            <w:pPr>
              <w:pStyle w:val="Tablebullet1"/>
            </w:pPr>
            <w:r>
              <w:rPr>
                <w:rStyle w:val="Strong"/>
              </w:rPr>
              <w:t>Capability &amp; Guardrails (MVP hardening + enterprise controls)</w:t>
            </w:r>
            <w:r>
              <w:t xml:space="preserve"> </w:t>
            </w:r>
          </w:p>
          <w:p w14:paraId="697712BD" w14:textId="736DB424" w:rsidR="00512673" w:rsidRPr="0037093C" w:rsidRDefault="00512673" w:rsidP="00DB0333">
            <w:pPr>
              <w:pStyle w:val="Tablebullet1"/>
            </w:pPr>
            <w:r>
              <w:t>Expand the baseline into a feature-rich, guard-railed MVP capability suitable for broader pilot usage.</w:t>
            </w:r>
          </w:p>
        </w:tc>
        <w:tc>
          <w:tcPr>
            <w:tcW w:w="4091" w:type="dxa"/>
            <w:vAlign w:val="center"/>
          </w:tcPr>
          <w:p w14:paraId="220D5497" w14:textId="77777777" w:rsidR="00DB0333" w:rsidRDefault="00512673" w:rsidP="00512673">
            <w:pPr>
              <w:pStyle w:val="Tablebullet1"/>
            </w:pPr>
            <w:r>
              <w:rPr>
                <w:rStyle w:val="Strong"/>
              </w:rPr>
              <w:t>Data/API access:</w:t>
            </w:r>
            <w:r>
              <w:t xml:space="preserve"> Required data sources and integrations are approved and accessible for planned capabilities. </w:t>
            </w:r>
          </w:p>
          <w:p w14:paraId="4B7373CB" w14:textId="77777777" w:rsidR="00DB0333" w:rsidRDefault="00512673" w:rsidP="00512673">
            <w:pPr>
              <w:pStyle w:val="Tablebullet1"/>
            </w:pPr>
            <w:r>
              <w:rPr>
                <w:rStyle w:val="Strong"/>
              </w:rPr>
              <w:t>Security/compliance input:</w:t>
            </w:r>
            <w:r>
              <w:t xml:space="preserve"> Customer security and compliance stakeholders provide feedback within agreed timelines. </w:t>
            </w:r>
          </w:p>
          <w:p w14:paraId="1816D60C" w14:textId="32E66312" w:rsidR="00512673" w:rsidRPr="00E3632D" w:rsidRDefault="00512673" w:rsidP="00512673">
            <w:pPr>
              <w:pStyle w:val="Tablebullet1"/>
            </w:pPr>
            <w:r>
              <w:rPr>
                <w:rStyle w:val="Strong"/>
              </w:rPr>
              <w:t>Pilot users:</w:t>
            </w:r>
            <w:r>
              <w:t xml:space="preserve"> Test users are available for usability feedback and pilot validation.</w:t>
            </w:r>
          </w:p>
        </w:tc>
      </w:tr>
      <w:tr w:rsidR="00512673" w14:paraId="6F83457C" w14:textId="77777777">
        <w:trPr>
          <w:cnfStyle w:val="000000010000" w:firstRow="0" w:lastRow="0" w:firstColumn="0" w:lastColumn="0" w:oddVBand="0" w:evenVBand="0" w:oddHBand="0" w:evenHBand="1" w:firstRowFirstColumn="0" w:firstRowLastColumn="0" w:lastRowFirstColumn="0" w:lastRowLastColumn="0"/>
          <w:trHeight w:val="300"/>
        </w:trPr>
        <w:tc>
          <w:tcPr>
            <w:tcW w:w="4770" w:type="dxa"/>
            <w:vAlign w:val="center"/>
          </w:tcPr>
          <w:p w14:paraId="1B8F012B" w14:textId="77777777" w:rsidR="00D42F36" w:rsidRDefault="00D42F36" w:rsidP="00D42F36">
            <w:pPr>
              <w:pStyle w:val="Tablebullet1"/>
            </w:pPr>
            <w:r>
              <w:rPr>
                <w:rStyle w:val="Strong"/>
              </w:rPr>
              <w:t>O</w:t>
            </w:r>
            <w:r w:rsidR="00512673">
              <w:rPr>
                <w:rStyle w:val="Strong"/>
              </w:rPr>
              <w:t>rchestration for business workloads (From answers → getting work done)</w:t>
            </w:r>
            <w:r w:rsidR="00512673">
              <w:t xml:space="preserve"> </w:t>
            </w:r>
          </w:p>
          <w:p w14:paraId="4A8D1163" w14:textId="13897660" w:rsidR="00512673" w:rsidRPr="0037093C" w:rsidRDefault="00512673" w:rsidP="00D42F36">
            <w:pPr>
              <w:pStyle w:val="Tablebullet1"/>
            </w:pPr>
            <w:r>
              <w:t>Enable Agent 365</w:t>
            </w:r>
          </w:p>
        </w:tc>
        <w:tc>
          <w:tcPr>
            <w:tcW w:w="4091" w:type="dxa"/>
            <w:vAlign w:val="center"/>
          </w:tcPr>
          <w:p w14:paraId="3ACEFD3B" w14:textId="77777777" w:rsidR="00D42F36" w:rsidRDefault="00512673" w:rsidP="00D42F36">
            <w:pPr>
              <w:pStyle w:val="Tablebullet1"/>
            </w:pPr>
            <w:r>
              <w:rPr>
                <w:rStyle w:val="Strong"/>
              </w:rPr>
              <w:t>Workload selection:</w:t>
            </w:r>
            <w:r>
              <w:t xml:space="preserve"> Customer identifies initial workloads and confirms which steps are eligible for assisted execution versus requiring human approval. </w:t>
            </w:r>
          </w:p>
          <w:p w14:paraId="20E0EA25" w14:textId="0E00411F" w:rsidR="00512673" w:rsidRPr="00E3632D" w:rsidRDefault="00512673" w:rsidP="00D42F36">
            <w:pPr>
              <w:pStyle w:val="Tablebullet1"/>
            </w:pPr>
            <w:r>
              <w:rPr>
                <w:rStyle w:val="Strong"/>
              </w:rPr>
              <w:t>Permissions &amp; operating model:</w:t>
            </w:r>
            <w:r>
              <w:t xml:space="preserve"> Customer provides required permissions, escalation paths, and operational roles to support orchestration in the target environment.</w:t>
            </w:r>
          </w:p>
        </w:tc>
      </w:tr>
      <w:tr w:rsidR="00CE4968" w14:paraId="05C754CA" w14:textId="77777777">
        <w:trPr>
          <w:cnfStyle w:val="000000100000" w:firstRow="0" w:lastRow="0" w:firstColumn="0" w:lastColumn="0" w:oddVBand="0" w:evenVBand="0" w:oddHBand="1" w:evenHBand="0" w:firstRowFirstColumn="0" w:firstRowLastColumn="0" w:lastRowFirstColumn="0" w:lastRowLastColumn="0"/>
          <w:trHeight w:val="300"/>
        </w:trPr>
        <w:tc>
          <w:tcPr>
            <w:tcW w:w="4770" w:type="dxa"/>
            <w:vAlign w:val="center"/>
          </w:tcPr>
          <w:p w14:paraId="54355DA8" w14:textId="20451506" w:rsidR="00CE4968" w:rsidRDefault="00CE4968" w:rsidP="00CE4968">
            <w:pPr>
              <w:pStyle w:val="Tablebullet1"/>
              <w:rPr>
                <w:rStyle w:val="Strong"/>
              </w:rPr>
            </w:pPr>
            <w:r>
              <w:rPr>
                <w:rStyle w:val="Strong"/>
              </w:rPr>
              <w:t>Marketplace for Microsoft + third-party agents/tools (Standardized onboarding via MCP/MP2 through AI Gateway)</w:t>
            </w:r>
          </w:p>
        </w:tc>
        <w:tc>
          <w:tcPr>
            <w:tcW w:w="4091" w:type="dxa"/>
            <w:vAlign w:val="center"/>
          </w:tcPr>
          <w:p w14:paraId="0F2663A3" w14:textId="77777777" w:rsidR="00CE4968" w:rsidRPr="00CE4968" w:rsidRDefault="00CE4968" w:rsidP="00CE4968">
            <w:pPr>
              <w:pStyle w:val="Tablebullet1"/>
              <w:rPr>
                <w:b/>
                <w:bCs/>
              </w:rPr>
            </w:pPr>
            <w:r>
              <w:rPr>
                <w:rStyle w:val="Strong"/>
              </w:rPr>
              <w:t>Governance &amp; policy:</w:t>
            </w:r>
            <w:r>
              <w:t xml:space="preserve"> Customer defines marketplace onboarding rules (approvals, categories, audit expectations, allowed integrations). </w:t>
            </w:r>
          </w:p>
          <w:p w14:paraId="69341CA8" w14:textId="77777777" w:rsidR="00CE4968" w:rsidRPr="00CE4968" w:rsidRDefault="00CE4968" w:rsidP="00CE4968">
            <w:pPr>
              <w:pStyle w:val="Tablebullet1"/>
              <w:rPr>
                <w:b/>
                <w:bCs/>
              </w:rPr>
            </w:pPr>
            <w:r>
              <w:rPr>
                <w:rStyle w:val="Strong"/>
              </w:rPr>
              <w:t>Third-party readiness:</w:t>
            </w:r>
            <w:r>
              <w:t xml:space="preserve"> Third-party onboarding is contingent on Customer approvals, vendor terms, compliance review, and credential availability. </w:t>
            </w:r>
          </w:p>
          <w:p w14:paraId="1E56DF75" w14:textId="786C2E2B" w:rsidR="00CE4968" w:rsidRDefault="00CE4968" w:rsidP="00CE4968">
            <w:pPr>
              <w:pStyle w:val="Tablebullet1"/>
              <w:rPr>
                <w:rStyle w:val="Strong"/>
              </w:rPr>
            </w:pPr>
            <w:r>
              <w:rPr>
                <w:rStyle w:val="Strong"/>
              </w:rPr>
              <w:t>Security boundaries:</w:t>
            </w:r>
            <w:r>
              <w:t xml:space="preserve"> Customer confirms network/egress boundaries and acceptable access patterns for external tools/platforms.</w:t>
            </w:r>
          </w:p>
        </w:tc>
      </w:tr>
      <w:tr w:rsidR="00CE4968" w14:paraId="2C0BCA69" w14:textId="77777777">
        <w:trPr>
          <w:cnfStyle w:val="000000010000" w:firstRow="0" w:lastRow="0" w:firstColumn="0" w:lastColumn="0" w:oddVBand="0" w:evenVBand="0" w:oddHBand="0" w:evenHBand="1" w:firstRowFirstColumn="0" w:firstRowLastColumn="0" w:lastRowFirstColumn="0" w:lastRowLastColumn="0"/>
          <w:trHeight w:val="300"/>
        </w:trPr>
        <w:tc>
          <w:tcPr>
            <w:tcW w:w="4770" w:type="dxa"/>
            <w:vAlign w:val="center"/>
          </w:tcPr>
          <w:p w14:paraId="15CED531" w14:textId="78CCAB32" w:rsidR="00CE4968" w:rsidRDefault="00CE4968" w:rsidP="00CE4968">
            <w:pPr>
              <w:pStyle w:val="Tablebullet1"/>
              <w:rPr>
                <w:rStyle w:val="Strong"/>
              </w:rPr>
            </w:pPr>
            <w:r>
              <w:rPr>
                <w:rStyle w:val="Strong"/>
              </w:rPr>
              <w:lastRenderedPageBreak/>
              <w:t>Responsible AI + Evaluation (Quality, safety, and accountability built-in)</w:t>
            </w:r>
          </w:p>
        </w:tc>
        <w:tc>
          <w:tcPr>
            <w:tcW w:w="4091" w:type="dxa"/>
            <w:vAlign w:val="center"/>
          </w:tcPr>
          <w:p w14:paraId="71F7E2CD" w14:textId="77777777" w:rsidR="00CE4968" w:rsidRPr="00CE4968" w:rsidRDefault="00CE4968" w:rsidP="00CE4968">
            <w:pPr>
              <w:pStyle w:val="Tablebullet1"/>
              <w:rPr>
                <w:b/>
                <w:bCs/>
              </w:rPr>
            </w:pPr>
            <w:r>
              <w:rPr>
                <w:rStyle w:val="Strong"/>
              </w:rPr>
              <w:t>RAI alignment:</w:t>
            </w:r>
            <w:r>
              <w:t xml:space="preserve"> Customer aligns on Responsible AI expectations and usage boundaries for target scenarios and user groups. </w:t>
            </w:r>
          </w:p>
          <w:p w14:paraId="3AD582E8" w14:textId="3784853A" w:rsidR="00CE4968" w:rsidRDefault="00CE4968" w:rsidP="00CE4968">
            <w:pPr>
              <w:pStyle w:val="Tablebullet1"/>
              <w:rPr>
                <w:rStyle w:val="Strong"/>
              </w:rPr>
            </w:pPr>
            <w:r>
              <w:rPr>
                <w:rStyle w:val="Strong"/>
              </w:rPr>
              <w:t>Validation support:</w:t>
            </w:r>
            <w:r>
              <w:t xml:space="preserve"> Customer participates in defining evaluation criteria and provides test cases or feedback loops for validation.</w:t>
            </w:r>
          </w:p>
        </w:tc>
      </w:tr>
      <w:tr w:rsidR="00CE4968" w14:paraId="4DE153FA" w14:textId="77777777">
        <w:trPr>
          <w:cnfStyle w:val="000000100000" w:firstRow="0" w:lastRow="0" w:firstColumn="0" w:lastColumn="0" w:oddVBand="0" w:evenVBand="0" w:oddHBand="1" w:evenHBand="0" w:firstRowFirstColumn="0" w:firstRowLastColumn="0" w:lastRowFirstColumn="0" w:lastRowLastColumn="0"/>
          <w:trHeight w:val="300"/>
        </w:trPr>
        <w:tc>
          <w:tcPr>
            <w:tcW w:w="4770" w:type="dxa"/>
            <w:vAlign w:val="center"/>
          </w:tcPr>
          <w:p w14:paraId="3DE48BC6" w14:textId="03407BC3" w:rsidR="00CE4968" w:rsidRDefault="00CE4968" w:rsidP="00CE4968">
            <w:pPr>
              <w:pStyle w:val="Tablebullet1"/>
              <w:rPr>
                <w:rStyle w:val="Strong"/>
              </w:rPr>
            </w:pPr>
            <w:r>
              <w:rPr>
                <w:rStyle w:val="Strong"/>
              </w:rPr>
              <w:t>Productionize &amp; Govern (Optional — include only if production deployment is in scope)</w:t>
            </w:r>
          </w:p>
        </w:tc>
        <w:tc>
          <w:tcPr>
            <w:tcW w:w="4091" w:type="dxa"/>
            <w:vAlign w:val="center"/>
          </w:tcPr>
          <w:p w14:paraId="6E1B8BD9" w14:textId="77777777" w:rsidR="00CE4968" w:rsidRPr="00CE4968" w:rsidRDefault="00CE4968" w:rsidP="00CE4968">
            <w:pPr>
              <w:pStyle w:val="Tablebullet1"/>
              <w:rPr>
                <w:b/>
                <w:bCs/>
              </w:rPr>
            </w:pPr>
            <w:r>
              <w:rPr>
                <w:rStyle w:val="Strong"/>
              </w:rPr>
              <w:t>Production approvals:</w:t>
            </w:r>
            <w:r>
              <w:t xml:space="preserve"> Customer completes required production approvals and operational readiness steps. </w:t>
            </w:r>
          </w:p>
          <w:p w14:paraId="069B3CAE" w14:textId="77777777" w:rsidR="00CE4968" w:rsidRPr="00CE4968" w:rsidRDefault="00CE4968" w:rsidP="00CE4968">
            <w:pPr>
              <w:pStyle w:val="Tablebullet1"/>
              <w:rPr>
                <w:b/>
                <w:bCs/>
              </w:rPr>
            </w:pPr>
            <w:r>
              <w:rPr>
                <w:rStyle w:val="Strong"/>
              </w:rPr>
              <w:t>Operations ownership:</w:t>
            </w:r>
            <w:r>
              <w:t xml:space="preserve"> Customer identifies ops owners for monitoring, incident response, and runbook execution post-handover. </w:t>
            </w:r>
          </w:p>
          <w:p w14:paraId="03D2ED2C" w14:textId="78985253" w:rsidR="00CE4968" w:rsidRDefault="00CE4968" w:rsidP="00CE4968">
            <w:pPr>
              <w:pStyle w:val="Tablebullet1"/>
              <w:rPr>
                <w:rStyle w:val="Strong"/>
              </w:rPr>
            </w:pPr>
            <w:r>
              <w:rPr>
                <w:rStyle w:val="Strong"/>
              </w:rPr>
              <w:t>Budgeting &amp; scaling:</w:t>
            </w:r>
            <w:r>
              <w:t xml:space="preserve"> Customer plans for ongoing platform/service usage at scale and agrees the support/operations model.</w:t>
            </w:r>
          </w:p>
        </w:tc>
      </w:tr>
    </w:tbl>
    <w:p w14:paraId="7CC3429B" w14:textId="53EDA8FB" w:rsidR="003803ED" w:rsidRPr="003D4967" w:rsidRDefault="000055C1" w:rsidP="003D4967">
      <w:pPr>
        <w:pStyle w:val="Heading2NUM"/>
        <w:rPr>
          <w:rStyle w:val="Optional"/>
          <w:b w:val="0"/>
          <w:bCs w:val="0"/>
          <w:color w:val="0070C0"/>
        </w:rPr>
      </w:pPr>
      <w:bookmarkStart w:id="18" w:name="_Ref213430368"/>
      <w:bookmarkStart w:id="19" w:name="_Toc225414270"/>
      <w:r w:rsidRPr="003D4967">
        <w:rPr>
          <w:rStyle w:val="Optional"/>
          <w:b w:val="0"/>
          <w:bCs w:val="0"/>
          <w:color w:val="0070C0"/>
        </w:rPr>
        <w:t>Technology requirements</w:t>
      </w:r>
      <w:bookmarkEnd w:id="18"/>
      <w:bookmarkEnd w:id="19"/>
    </w:p>
    <w:p w14:paraId="019ED51A" w14:textId="039BFB36" w:rsidR="00B762A2" w:rsidRPr="00EA1CA2" w:rsidRDefault="00B762A2" w:rsidP="00EA1CA2">
      <w:pPr>
        <w:rPr>
          <w:rStyle w:val="Instructional"/>
        </w:rPr>
      </w:pPr>
      <w:r w:rsidRPr="00B762A2">
        <w:rPr>
          <w:rStyle w:val="Instructional"/>
        </w:rPr>
        <w:t>Delete this section if software products (including subscriptions) and technologies are not in scope. If the tools below are not used, or if other Customer-requested tools are used, it may impact the productivity of the team and will require additional TQA reviews. Contact WWTQA for more information.</w:t>
      </w:r>
    </w:p>
    <w:p w14:paraId="75A082D2" w14:textId="10A46607" w:rsidR="00147008" w:rsidRDefault="00147008" w:rsidP="00EA1CA2">
      <w:r w:rsidRPr="00147008">
        <w:t xml:space="preserve">The products and technology listed in the following table are required for the </w:t>
      </w:r>
      <w:r w:rsidR="00E86063">
        <w:t>project</w:t>
      </w:r>
      <w:r w:rsidRPr="00147008">
        <w:t xml:space="preserve">. The Customer is responsible for obtaining all licenses, products, or subscriptions. This list is subject to change based on adjustments made to desired outcomes or direction of the </w:t>
      </w:r>
      <w:r w:rsidR="00E86063">
        <w:t>project</w:t>
      </w:r>
      <w:r w:rsidRPr="00147008">
        <w:t>.</w:t>
      </w:r>
    </w:p>
    <w:p w14:paraId="1E1D8E60" w14:textId="5BC58B02" w:rsidR="0039399A" w:rsidRDefault="0039399A" w:rsidP="00EA1CA2">
      <w:pPr>
        <w:rPr>
          <w:rStyle w:val="Instructional"/>
        </w:rPr>
      </w:pPr>
      <w:r w:rsidRPr="0039399A">
        <w:rPr>
          <w:rStyle w:val="Instructional"/>
        </w:rPr>
        <w:t>At least one automation environment (Azure DevOps, GitHub, Jira, or Jenkins) should be defined in the table below. If the Customer is not using any of these options, the effort estimations may be impacted.</w:t>
      </w:r>
    </w:p>
    <w:p w14:paraId="521CFABE" w14:textId="15103639" w:rsidR="00F66552" w:rsidRPr="004D1674" w:rsidRDefault="00F66552" w:rsidP="00F66552">
      <w:pPr>
        <w:pStyle w:val="Caption-Table-Above"/>
        <w:rPr>
          <w:rStyle w:val="Instructional"/>
          <w:i/>
          <w:iCs w:val="0"/>
          <w:color w:val="0070C0"/>
        </w:rPr>
      </w:pPr>
      <w:bookmarkStart w:id="20" w:name="_Toc213430933"/>
      <w:r>
        <w:t>Table SEQ Table \* ARABIC</w:t>
      </w:r>
      <w:r w:rsidR="00CA523B">
        <w:rPr>
          <w:noProof/>
        </w:rPr>
        <w:t>3</w:t>
      </w:r>
      <w:r w:rsidRPr="00E20E53">
        <w:t xml:space="preserve">: </w:t>
      </w:r>
      <w:r>
        <w:t>Technology requirements</w:t>
      </w:r>
      <w:bookmarkEnd w:id="20"/>
    </w:p>
    <w:tbl>
      <w:tblPr>
        <w:tblStyle w:val="RFX-SOWTable"/>
        <w:tblW w:w="5000" w:type="pct"/>
        <w:tblLook w:val="04A0" w:firstRow="1" w:lastRow="0" w:firstColumn="1" w:lastColumn="0" w:noHBand="0" w:noVBand="1"/>
      </w:tblPr>
      <w:tblGrid>
        <w:gridCol w:w="5310"/>
        <w:gridCol w:w="1710"/>
        <w:gridCol w:w="2340"/>
      </w:tblGrid>
      <w:tr w:rsidR="00FF6B7D" w14:paraId="370D72A6" w14:textId="77777777" w:rsidTr="00D64A7E">
        <w:trPr>
          <w:cnfStyle w:val="100000000000" w:firstRow="1" w:lastRow="0" w:firstColumn="0" w:lastColumn="0" w:oddVBand="0" w:evenVBand="0" w:oddHBand="0" w:evenHBand="0" w:firstRowFirstColumn="0" w:firstRowLastColumn="0" w:lastRowFirstColumn="0" w:lastRowLastColumn="0"/>
        </w:trPr>
        <w:tc>
          <w:tcPr>
            <w:tcW w:w="5310" w:type="dxa"/>
          </w:tcPr>
          <w:p w14:paraId="3CCC332D" w14:textId="77777777" w:rsidR="00F66552" w:rsidRPr="00056B19" w:rsidRDefault="00F66552" w:rsidP="005D2719">
            <w:pPr>
              <w:pStyle w:val="TableText"/>
              <w:rPr>
                <w:rStyle w:val="Strong"/>
                <w:b/>
                <w:bCs w:val="0"/>
              </w:rPr>
            </w:pPr>
            <w:r w:rsidRPr="00056B19">
              <w:rPr>
                <w:rStyle w:val="Strong"/>
                <w:b/>
                <w:bCs w:val="0"/>
              </w:rPr>
              <w:t>Product and technology item</w:t>
            </w:r>
          </w:p>
        </w:tc>
        <w:tc>
          <w:tcPr>
            <w:tcW w:w="1710" w:type="dxa"/>
          </w:tcPr>
          <w:p w14:paraId="00D40B43" w14:textId="77777777" w:rsidR="00F66552" w:rsidRPr="00056B19" w:rsidRDefault="00F66552" w:rsidP="005D2719">
            <w:pPr>
              <w:pStyle w:val="TableText"/>
            </w:pPr>
            <w:r w:rsidRPr="00056B19">
              <w:t>Version</w:t>
            </w:r>
          </w:p>
        </w:tc>
        <w:tc>
          <w:tcPr>
            <w:tcW w:w="2340" w:type="dxa"/>
          </w:tcPr>
          <w:p w14:paraId="61C0A882" w14:textId="77777777" w:rsidR="00F66552" w:rsidRPr="00056B19" w:rsidRDefault="00F66552" w:rsidP="005D2719">
            <w:pPr>
              <w:pStyle w:val="TableText"/>
            </w:pPr>
            <w:r w:rsidRPr="00056B19">
              <w:t>Ready by</w:t>
            </w:r>
          </w:p>
        </w:tc>
      </w:tr>
      <w:tr w:rsidR="00FF6B7D" w14:paraId="22DD59DF" w14:textId="77777777" w:rsidTr="00D64A7E">
        <w:trPr>
          <w:cnfStyle w:val="000000100000" w:firstRow="0" w:lastRow="0" w:firstColumn="0" w:lastColumn="0" w:oddVBand="0" w:evenVBand="0" w:oddHBand="1" w:evenHBand="0" w:firstRowFirstColumn="0" w:firstRowLastColumn="0" w:lastRowFirstColumn="0" w:lastRowLastColumn="0"/>
        </w:trPr>
        <w:tc>
          <w:tcPr>
            <w:tcW w:w="5310" w:type="dxa"/>
          </w:tcPr>
          <w:p w14:paraId="19F40D12" w14:textId="77777777" w:rsidR="00F66552" w:rsidRPr="00056B19" w:rsidRDefault="00F66552" w:rsidP="005D2719">
            <w:pPr>
              <w:pStyle w:val="TableText"/>
            </w:pPr>
            <w:r w:rsidRPr="004C234E">
              <w:t>Microsoft Azure subscription</w:t>
            </w:r>
          </w:p>
        </w:tc>
        <w:tc>
          <w:tcPr>
            <w:tcW w:w="1710" w:type="dxa"/>
          </w:tcPr>
          <w:p w14:paraId="42A618F2" w14:textId="29546ACA" w:rsidR="00F66552" w:rsidRPr="00056B19" w:rsidRDefault="00F66552" w:rsidP="005D2719">
            <w:pPr>
              <w:pStyle w:val="TableText"/>
            </w:pPr>
            <w:r>
              <w:t>Not applicable</w:t>
            </w:r>
          </w:p>
        </w:tc>
        <w:tc>
          <w:tcPr>
            <w:tcW w:w="2340" w:type="dxa"/>
          </w:tcPr>
          <w:p w14:paraId="7917D899" w14:textId="04C8DDAA" w:rsidR="00F66552" w:rsidRPr="00056B19" w:rsidRDefault="00F66552" w:rsidP="005D2719">
            <w:pPr>
              <w:pStyle w:val="TableText"/>
            </w:pPr>
            <w:r w:rsidRPr="004C234E">
              <w:t xml:space="preserve">Start of </w:t>
            </w:r>
            <w:r w:rsidR="00E86063">
              <w:t>project</w:t>
            </w:r>
          </w:p>
        </w:tc>
      </w:tr>
      <w:tr w:rsidR="00FF6B7D" w:rsidRPr="004D7FA4" w14:paraId="6A951CF4" w14:textId="77777777" w:rsidTr="00D64A7E">
        <w:trPr>
          <w:cnfStyle w:val="000000010000" w:firstRow="0" w:lastRow="0" w:firstColumn="0" w:lastColumn="0" w:oddVBand="0" w:evenVBand="0" w:oddHBand="0" w:evenHBand="1" w:firstRowFirstColumn="0" w:firstRowLastColumn="0" w:lastRowFirstColumn="0" w:lastRowLastColumn="0"/>
        </w:trPr>
        <w:tc>
          <w:tcPr>
            <w:tcW w:w="5310" w:type="dxa"/>
          </w:tcPr>
          <w:p w14:paraId="4241B763" w14:textId="0FF46ABD" w:rsidR="004D7FA4" w:rsidRPr="004D7FA4" w:rsidRDefault="004D7FA4" w:rsidP="004D7FA4">
            <w:pPr>
              <w:pStyle w:val="TableText"/>
              <w:rPr>
                <w:lang w:val="fr-FR"/>
              </w:rPr>
            </w:pPr>
            <w:r w:rsidRPr="004D7FA4">
              <w:rPr>
                <w:lang w:val="fr-FR"/>
              </w:rPr>
              <w:t>Microsoft Entra, Microsoft Entra Id</w:t>
            </w:r>
          </w:p>
        </w:tc>
        <w:tc>
          <w:tcPr>
            <w:tcW w:w="1710" w:type="dxa"/>
          </w:tcPr>
          <w:p w14:paraId="6E2527E1" w14:textId="19E794C8" w:rsidR="004D7FA4" w:rsidRPr="004D7FA4" w:rsidRDefault="004D7FA4" w:rsidP="004D7FA4">
            <w:pPr>
              <w:pStyle w:val="TableText"/>
              <w:rPr>
                <w:lang w:val="fr-FR"/>
              </w:rPr>
            </w:pPr>
            <w:r>
              <w:t>Not applicable</w:t>
            </w:r>
          </w:p>
        </w:tc>
        <w:tc>
          <w:tcPr>
            <w:tcW w:w="2340" w:type="dxa"/>
          </w:tcPr>
          <w:p w14:paraId="2277D78E" w14:textId="117DF91C" w:rsidR="004D7FA4" w:rsidRPr="004D7FA4" w:rsidRDefault="004D7FA4" w:rsidP="004D7FA4">
            <w:pPr>
              <w:pStyle w:val="TableText"/>
              <w:rPr>
                <w:lang w:val="fr-FR"/>
              </w:rPr>
            </w:pPr>
            <w:r w:rsidRPr="004C234E">
              <w:t xml:space="preserve">Start of </w:t>
            </w:r>
            <w:r w:rsidR="00E86063">
              <w:t>project</w:t>
            </w:r>
          </w:p>
        </w:tc>
      </w:tr>
      <w:tr w:rsidR="00FF6B7D" w:rsidRPr="00F75605" w14:paraId="21598716" w14:textId="77777777" w:rsidTr="00D64A7E">
        <w:trPr>
          <w:cnfStyle w:val="000000100000" w:firstRow="0" w:lastRow="0" w:firstColumn="0" w:lastColumn="0" w:oddVBand="0" w:evenVBand="0" w:oddHBand="1" w:evenHBand="0" w:firstRowFirstColumn="0" w:firstRowLastColumn="0" w:lastRowFirstColumn="0" w:lastRowLastColumn="0"/>
        </w:trPr>
        <w:tc>
          <w:tcPr>
            <w:tcW w:w="5310" w:type="dxa"/>
          </w:tcPr>
          <w:p w14:paraId="0E343926" w14:textId="68243FC1" w:rsidR="00F75605" w:rsidRPr="00F75605" w:rsidRDefault="00F75605" w:rsidP="00F75605">
            <w:pPr>
              <w:pStyle w:val="TableText"/>
            </w:pPr>
            <w:r w:rsidRPr="00F75605">
              <w:t>Microsoft Azure DevOps to manage backlog and automation, GitHub</w:t>
            </w:r>
          </w:p>
        </w:tc>
        <w:tc>
          <w:tcPr>
            <w:tcW w:w="1710" w:type="dxa"/>
          </w:tcPr>
          <w:p w14:paraId="0481241A" w14:textId="15E3A052" w:rsidR="00F75605" w:rsidRPr="00F75605" w:rsidRDefault="00F75605" w:rsidP="00F75605">
            <w:pPr>
              <w:pStyle w:val="TableText"/>
            </w:pPr>
            <w:r>
              <w:t>Not applicable</w:t>
            </w:r>
          </w:p>
        </w:tc>
        <w:tc>
          <w:tcPr>
            <w:tcW w:w="2340" w:type="dxa"/>
          </w:tcPr>
          <w:p w14:paraId="69529CE2" w14:textId="79CA3885" w:rsidR="00F75605" w:rsidRPr="00F75605" w:rsidRDefault="00F75605" w:rsidP="00F75605">
            <w:pPr>
              <w:pStyle w:val="TableText"/>
            </w:pPr>
            <w:r w:rsidRPr="004C234E">
              <w:t xml:space="preserve">Start of </w:t>
            </w:r>
            <w:r w:rsidR="00E86063">
              <w:t>project</w:t>
            </w:r>
          </w:p>
        </w:tc>
      </w:tr>
      <w:tr w:rsidR="00FF6B7D" w:rsidRPr="00F75605" w14:paraId="0853584B" w14:textId="77777777" w:rsidTr="00D64A7E">
        <w:trPr>
          <w:cnfStyle w:val="000000010000" w:firstRow="0" w:lastRow="0" w:firstColumn="0" w:lastColumn="0" w:oddVBand="0" w:evenVBand="0" w:oddHBand="0" w:evenHBand="1" w:firstRowFirstColumn="0" w:firstRowLastColumn="0" w:lastRowFirstColumn="0" w:lastRowLastColumn="0"/>
        </w:trPr>
        <w:tc>
          <w:tcPr>
            <w:tcW w:w="5310" w:type="dxa"/>
          </w:tcPr>
          <w:p w14:paraId="7E222964" w14:textId="3ACE71FD" w:rsidR="009A50F3" w:rsidRPr="00F75605" w:rsidRDefault="009A50F3" w:rsidP="009A50F3">
            <w:pPr>
              <w:pStyle w:val="TableText"/>
            </w:pPr>
            <w:r w:rsidRPr="009A50F3">
              <w:lastRenderedPageBreak/>
              <w:t>Microsoft Visual Studio</w:t>
            </w:r>
          </w:p>
        </w:tc>
        <w:tc>
          <w:tcPr>
            <w:tcW w:w="1710" w:type="dxa"/>
          </w:tcPr>
          <w:p w14:paraId="7F9AE739" w14:textId="69C70B45" w:rsidR="009A50F3" w:rsidRPr="00F75605" w:rsidRDefault="009A50F3" w:rsidP="009A50F3">
            <w:pPr>
              <w:pStyle w:val="TableText"/>
            </w:pPr>
            <w:r>
              <w:t>Not applicable</w:t>
            </w:r>
          </w:p>
        </w:tc>
        <w:tc>
          <w:tcPr>
            <w:tcW w:w="2340" w:type="dxa"/>
          </w:tcPr>
          <w:p w14:paraId="74A56652" w14:textId="0BEDF50D" w:rsidR="009A50F3" w:rsidRPr="00F75605" w:rsidRDefault="009A50F3" w:rsidP="009A50F3">
            <w:pPr>
              <w:pStyle w:val="TableText"/>
            </w:pPr>
            <w:r w:rsidRPr="004C234E">
              <w:t xml:space="preserve">Start of </w:t>
            </w:r>
            <w:r w:rsidR="00E86063">
              <w:t>project</w:t>
            </w:r>
          </w:p>
        </w:tc>
      </w:tr>
      <w:tr w:rsidR="00FF6B7D" w:rsidRPr="005814F1" w14:paraId="02C28321" w14:textId="77777777" w:rsidTr="00D64A7E">
        <w:trPr>
          <w:cnfStyle w:val="000000100000" w:firstRow="0" w:lastRow="0" w:firstColumn="0" w:lastColumn="0" w:oddVBand="0" w:evenVBand="0" w:oddHBand="1" w:evenHBand="0" w:firstRowFirstColumn="0" w:firstRowLastColumn="0" w:lastRowFirstColumn="0" w:lastRowLastColumn="0"/>
        </w:trPr>
        <w:tc>
          <w:tcPr>
            <w:tcW w:w="5310" w:type="dxa"/>
          </w:tcPr>
          <w:p w14:paraId="20CD9642" w14:textId="72EDAE47" w:rsidR="005814F1" w:rsidRPr="005814F1" w:rsidRDefault="005814F1" w:rsidP="005814F1">
            <w:pPr>
              <w:pStyle w:val="TableText"/>
              <w:rPr>
                <w:lang w:val="fr-FR"/>
              </w:rPr>
            </w:pPr>
            <w:r w:rsidRPr="005814F1">
              <w:rPr>
                <w:lang w:val="fr-FR"/>
              </w:rPr>
              <w:t>Microsoft Azure AI Foundry, Azure AI Agent Services, Azure AI Search, Azure Document Intelligence</w:t>
            </w:r>
          </w:p>
        </w:tc>
        <w:tc>
          <w:tcPr>
            <w:tcW w:w="1710" w:type="dxa"/>
          </w:tcPr>
          <w:p w14:paraId="0A0A1814" w14:textId="0E0BD115" w:rsidR="005814F1" w:rsidRPr="005814F1" w:rsidRDefault="005814F1" w:rsidP="005814F1">
            <w:pPr>
              <w:pStyle w:val="TableText"/>
              <w:rPr>
                <w:lang w:val="fr-FR"/>
              </w:rPr>
            </w:pPr>
            <w:r>
              <w:t>Not applicable</w:t>
            </w:r>
          </w:p>
        </w:tc>
        <w:tc>
          <w:tcPr>
            <w:tcW w:w="2340" w:type="dxa"/>
          </w:tcPr>
          <w:p w14:paraId="404A7049" w14:textId="72960323" w:rsidR="005814F1" w:rsidRPr="005814F1" w:rsidRDefault="005814F1" w:rsidP="005814F1">
            <w:pPr>
              <w:pStyle w:val="TableText"/>
              <w:rPr>
                <w:lang w:val="fr-FR"/>
              </w:rPr>
            </w:pPr>
            <w:r w:rsidRPr="004C234E">
              <w:t xml:space="preserve">Start of </w:t>
            </w:r>
            <w:r w:rsidR="00E86063">
              <w:t>project</w:t>
            </w:r>
          </w:p>
        </w:tc>
      </w:tr>
      <w:tr w:rsidR="00FF6B7D" w:rsidRPr="00F14F59" w14:paraId="510E50DC" w14:textId="77777777" w:rsidTr="00D64A7E">
        <w:trPr>
          <w:cnfStyle w:val="000000010000" w:firstRow="0" w:lastRow="0" w:firstColumn="0" w:lastColumn="0" w:oddVBand="0" w:evenVBand="0" w:oddHBand="0" w:evenHBand="1" w:firstRowFirstColumn="0" w:firstRowLastColumn="0" w:lastRowFirstColumn="0" w:lastRowLastColumn="0"/>
        </w:trPr>
        <w:tc>
          <w:tcPr>
            <w:tcW w:w="5310" w:type="dxa"/>
          </w:tcPr>
          <w:p w14:paraId="7498AF21" w14:textId="0EAFB398" w:rsidR="00F14F59" w:rsidRPr="00F14F59" w:rsidRDefault="00F14F59" w:rsidP="00F14F59">
            <w:pPr>
              <w:pStyle w:val="TableText"/>
            </w:pPr>
            <w:r w:rsidRPr="00F14F59">
              <w:t>Azure Monitor, Azure Cosmos DB</w:t>
            </w:r>
            <w:r w:rsidR="00771265">
              <w:t xml:space="preserve"> (</w:t>
            </w:r>
            <w:r w:rsidR="00771265" w:rsidRPr="00771265">
              <w:t>Includes vector search for agent memory and semantic recall</w:t>
            </w:r>
            <w:r w:rsidR="00771265">
              <w:t>)</w:t>
            </w:r>
            <w:r w:rsidRPr="00F14F59">
              <w:t>, Azure Log Analytics, Azure Functions, Azure App Service, Azure Storage, Azure Key Vault</w:t>
            </w:r>
            <w:r w:rsidR="00F32E9E">
              <w:t xml:space="preserve">, </w:t>
            </w:r>
            <w:r w:rsidR="00F32E9E" w:rsidRPr="00F32E9E">
              <w:t>Foundry Control Plane for observability, telemetry, and lineage</w:t>
            </w:r>
          </w:p>
        </w:tc>
        <w:tc>
          <w:tcPr>
            <w:tcW w:w="1710" w:type="dxa"/>
          </w:tcPr>
          <w:p w14:paraId="20837EAD" w14:textId="1BC7C0E4" w:rsidR="00F14F59" w:rsidRPr="00F14F59" w:rsidRDefault="00F14F59" w:rsidP="00F14F59">
            <w:pPr>
              <w:pStyle w:val="TableText"/>
            </w:pPr>
            <w:r>
              <w:t>Not applicable</w:t>
            </w:r>
          </w:p>
        </w:tc>
        <w:tc>
          <w:tcPr>
            <w:tcW w:w="2340" w:type="dxa"/>
          </w:tcPr>
          <w:p w14:paraId="6F9F65B9" w14:textId="18B6A4B5" w:rsidR="00F14F59" w:rsidRPr="00F14F59" w:rsidRDefault="00F14F59" w:rsidP="00F14F59">
            <w:pPr>
              <w:pStyle w:val="TableText"/>
            </w:pPr>
            <w:r w:rsidRPr="004C234E">
              <w:t xml:space="preserve">Start of </w:t>
            </w:r>
            <w:r w:rsidR="00E86063">
              <w:t>project</w:t>
            </w:r>
          </w:p>
        </w:tc>
      </w:tr>
      <w:tr w:rsidR="00FF6B7D" w:rsidRPr="00F14F59" w14:paraId="0E4B9F58" w14:textId="77777777" w:rsidTr="00D64A7E">
        <w:trPr>
          <w:cnfStyle w:val="000000100000" w:firstRow="0" w:lastRow="0" w:firstColumn="0" w:lastColumn="0" w:oddVBand="0" w:evenVBand="0" w:oddHBand="1" w:evenHBand="0" w:firstRowFirstColumn="0" w:firstRowLastColumn="0" w:lastRowFirstColumn="0" w:lastRowLastColumn="0"/>
        </w:trPr>
        <w:tc>
          <w:tcPr>
            <w:tcW w:w="5310" w:type="dxa"/>
          </w:tcPr>
          <w:p w14:paraId="116B8069" w14:textId="45AEFCB5" w:rsidR="00F14F59" w:rsidRPr="00E77562" w:rsidRDefault="00E77562" w:rsidP="00F14F59">
            <w:pPr>
              <w:pStyle w:val="TableText"/>
              <w:rPr>
                <w:rStyle w:val="Optional"/>
              </w:rPr>
            </w:pPr>
            <w:r w:rsidRPr="00E77562">
              <w:rPr>
                <w:rStyle w:val="Optional"/>
              </w:rPr>
              <w:t>Microsoft Data Science Toolkit</w:t>
            </w:r>
          </w:p>
        </w:tc>
        <w:tc>
          <w:tcPr>
            <w:tcW w:w="1710" w:type="dxa"/>
          </w:tcPr>
          <w:p w14:paraId="6429F29E" w14:textId="072CC363" w:rsidR="00F14F59" w:rsidRPr="00E77562" w:rsidRDefault="00E77562" w:rsidP="00F14F59">
            <w:pPr>
              <w:pStyle w:val="TableText"/>
              <w:rPr>
                <w:rStyle w:val="Optional"/>
              </w:rPr>
            </w:pPr>
            <w:r w:rsidRPr="00E77562">
              <w:rPr>
                <w:rStyle w:val="Optional"/>
              </w:rPr>
              <w:t>Latest version, where applicable</w:t>
            </w:r>
          </w:p>
        </w:tc>
        <w:tc>
          <w:tcPr>
            <w:tcW w:w="2340" w:type="dxa"/>
          </w:tcPr>
          <w:p w14:paraId="384D7343" w14:textId="7E7F293A" w:rsidR="00F14F59" w:rsidRPr="00E77562" w:rsidRDefault="00E77562" w:rsidP="00F14F59">
            <w:pPr>
              <w:pStyle w:val="TableText"/>
              <w:rPr>
                <w:rStyle w:val="Optional"/>
              </w:rPr>
            </w:pPr>
            <w:r w:rsidRPr="00E77562">
              <w:rPr>
                <w:rStyle w:val="Optional"/>
              </w:rPr>
              <w:t xml:space="preserve">Start of </w:t>
            </w:r>
            <w:r w:rsidR="00E86063">
              <w:rPr>
                <w:rStyle w:val="Optional"/>
              </w:rPr>
              <w:t>project</w:t>
            </w:r>
          </w:p>
        </w:tc>
      </w:tr>
      <w:tr w:rsidR="00FF6B7D" w:rsidRPr="00F14F59" w14:paraId="44CCFE26" w14:textId="77777777" w:rsidTr="00D64A7E">
        <w:trPr>
          <w:cnfStyle w:val="000000010000" w:firstRow="0" w:lastRow="0" w:firstColumn="0" w:lastColumn="0" w:oddVBand="0" w:evenVBand="0" w:oddHBand="0" w:evenHBand="1" w:firstRowFirstColumn="0" w:firstRowLastColumn="0" w:lastRowFirstColumn="0" w:lastRowLastColumn="0"/>
        </w:trPr>
        <w:tc>
          <w:tcPr>
            <w:tcW w:w="5310" w:type="dxa"/>
          </w:tcPr>
          <w:p w14:paraId="7B2D3DF6" w14:textId="5E224BCE" w:rsidR="00037A98" w:rsidRPr="00037A98" w:rsidRDefault="00037A98" w:rsidP="00037A98">
            <w:pPr>
              <w:pStyle w:val="TableText"/>
              <w:rPr>
                <w:rStyle w:val="Optional"/>
              </w:rPr>
            </w:pPr>
            <w:r w:rsidRPr="00037A98">
              <w:rPr>
                <w:rStyle w:val="Optional"/>
              </w:rPr>
              <w:t>Microsoft 365, Microsoft Teams</w:t>
            </w:r>
          </w:p>
        </w:tc>
        <w:tc>
          <w:tcPr>
            <w:tcW w:w="1710" w:type="dxa"/>
          </w:tcPr>
          <w:p w14:paraId="11AEF052" w14:textId="53F9D972" w:rsidR="00037A98" w:rsidRPr="00037A98" w:rsidRDefault="00037A98" w:rsidP="00037A98">
            <w:pPr>
              <w:pStyle w:val="TableText"/>
              <w:rPr>
                <w:rStyle w:val="Optional"/>
              </w:rPr>
            </w:pPr>
            <w:r w:rsidRPr="00037A98">
              <w:rPr>
                <w:rStyle w:val="Optional"/>
              </w:rPr>
              <w:t>Not applicable</w:t>
            </w:r>
          </w:p>
        </w:tc>
        <w:tc>
          <w:tcPr>
            <w:tcW w:w="2340" w:type="dxa"/>
          </w:tcPr>
          <w:p w14:paraId="7F463E32" w14:textId="71627F6B" w:rsidR="00037A98" w:rsidRPr="00037A98" w:rsidRDefault="00037A98" w:rsidP="00037A98">
            <w:pPr>
              <w:pStyle w:val="TableText"/>
              <w:rPr>
                <w:rStyle w:val="Optional"/>
              </w:rPr>
            </w:pPr>
            <w:r w:rsidRPr="00037A98">
              <w:rPr>
                <w:rStyle w:val="Optional"/>
              </w:rPr>
              <w:t xml:space="preserve">Start of </w:t>
            </w:r>
            <w:r w:rsidR="00E86063">
              <w:rPr>
                <w:rStyle w:val="Optional"/>
              </w:rPr>
              <w:t>project</w:t>
            </w:r>
          </w:p>
        </w:tc>
      </w:tr>
      <w:tr w:rsidR="00FF6B7D" w:rsidRPr="00F14F59" w14:paraId="41B08E19" w14:textId="77777777" w:rsidTr="00D64A7E">
        <w:trPr>
          <w:cnfStyle w:val="000000100000" w:firstRow="0" w:lastRow="0" w:firstColumn="0" w:lastColumn="0" w:oddVBand="0" w:evenVBand="0" w:oddHBand="1" w:evenHBand="0" w:firstRowFirstColumn="0" w:firstRowLastColumn="0" w:lastRowFirstColumn="0" w:lastRowLastColumn="0"/>
        </w:trPr>
        <w:tc>
          <w:tcPr>
            <w:tcW w:w="5310" w:type="dxa"/>
          </w:tcPr>
          <w:p w14:paraId="2E8FDDC9" w14:textId="62DC602E" w:rsidR="00835B5B" w:rsidRPr="00835B5B" w:rsidRDefault="00835B5B" w:rsidP="00835B5B">
            <w:pPr>
              <w:pStyle w:val="TableText"/>
              <w:rPr>
                <w:rStyle w:val="Optional"/>
              </w:rPr>
            </w:pPr>
            <w:r w:rsidRPr="00835B5B">
              <w:rPr>
                <w:rStyle w:val="Optional"/>
              </w:rPr>
              <w:t>Microsoft Power BI</w:t>
            </w:r>
          </w:p>
        </w:tc>
        <w:tc>
          <w:tcPr>
            <w:tcW w:w="1710" w:type="dxa"/>
          </w:tcPr>
          <w:p w14:paraId="603C2C47" w14:textId="6DE08CA4" w:rsidR="00835B5B" w:rsidRPr="00835B5B" w:rsidRDefault="00835B5B" w:rsidP="00835B5B">
            <w:pPr>
              <w:pStyle w:val="TableText"/>
              <w:rPr>
                <w:rStyle w:val="Optional"/>
              </w:rPr>
            </w:pPr>
            <w:r w:rsidRPr="00835B5B">
              <w:rPr>
                <w:rStyle w:val="Optional"/>
              </w:rPr>
              <w:t>Professional</w:t>
            </w:r>
          </w:p>
        </w:tc>
        <w:tc>
          <w:tcPr>
            <w:tcW w:w="2340" w:type="dxa"/>
          </w:tcPr>
          <w:p w14:paraId="7F7B8BD6" w14:textId="412D7C1E" w:rsidR="00835B5B" w:rsidRPr="00F14F59" w:rsidRDefault="00835B5B" w:rsidP="00835B5B">
            <w:pPr>
              <w:pStyle w:val="TableText"/>
            </w:pPr>
            <w:r w:rsidRPr="00037A98">
              <w:rPr>
                <w:rStyle w:val="Optional"/>
              </w:rPr>
              <w:t xml:space="preserve">Start of </w:t>
            </w:r>
            <w:r w:rsidR="00E86063">
              <w:rPr>
                <w:rStyle w:val="Optional"/>
              </w:rPr>
              <w:t>project</w:t>
            </w:r>
          </w:p>
        </w:tc>
      </w:tr>
      <w:tr w:rsidR="00FF6B7D" w14:paraId="1A785A74" w14:textId="77777777" w:rsidTr="00D64A7E">
        <w:trPr>
          <w:cnfStyle w:val="000000010000" w:firstRow="0" w:lastRow="0" w:firstColumn="0" w:lastColumn="0" w:oddVBand="0" w:evenVBand="0" w:oddHBand="0" w:evenHBand="1" w:firstRowFirstColumn="0" w:firstRowLastColumn="0" w:lastRowFirstColumn="0" w:lastRowLastColumn="0"/>
        </w:trPr>
        <w:tc>
          <w:tcPr>
            <w:tcW w:w="5310" w:type="dxa"/>
          </w:tcPr>
          <w:p w14:paraId="2D482A94" w14:textId="275CC19D" w:rsidR="00835B5B" w:rsidRPr="00C16ED8" w:rsidRDefault="00835B5B" w:rsidP="00835B5B">
            <w:pPr>
              <w:pStyle w:val="TableText"/>
              <w:rPr>
                <w:rStyle w:val="Instructional"/>
              </w:rPr>
            </w:pPr>
            <w:r w:rsidRPr="00C16ED8">
              <w:rPr>
                <w:rStyle w:val="Instructional"/>
              </w:rPr>
              <w:t>[Add additional required software]</w:t>
            </w:r>
          </w:p>
        </w:tc>
        <w:tc>
          <w:tcPr>
            <w:tcW w:w="1710" w:type="dxa"/>
          </w:tcPr>
          <w:p w14:paraId="44962CE8" w14:textId="77777777" w:rsidR="00835B5B" w:rsidRPr="00056B19" w:rsidRDefault="00835B5B" w:rsidP="00835B5B">
            <w:pPr>
              <w:pStyle w:val="TableText"/>
            </w:pPr>
          </w:p>
        </w:tc>
        <w:tc>
          <w:tcPr>
            <w:tcW w:w="2340" w:type="dxa"/>
          </w:tcPr>
          <w:p w14:paraId="5045A283" w14:textId="77777777" w:rsidR="00835B5B" w:rsidRPr="00056B19" w:rsidRDefault="00835B5B" w:rsidP="00835B5B">
            <w:pPr>
              <w:pStyle w:val="TableText"/>
            </w:pPr>
          </w:p>
        </w:tc>
      </w:tr>
    </w:tbl>
    <w:p w14:paraId="38CEC947" w14:textId="48CB5834" w:rsidR="00681FE3" w:rsidRPr="0004408F" w:rsidRDefault="00681FE3" w:rsidP="00EA1CA2">
      <w:pPr>
        <w:rPr>
          <w:rStyle w:val="Instructional"/>
        </w:rPr>
      </w:pPr>
      <w:r w:rsidRPr="00681FE3">
        <w:rPr>
          <w:rStyle w:val="Instructional"/>
        </w:rPr>
        <w:t xml:space="preserve">It is recommended that this table be used for the high-level product and technologies needed to deliver this </w:t>
      </w:r>
      <w:r w:rsidR="00E86063">
        <w:rPr>
          <w:rStyle w:val="Instructional"/>
        </w:rPr>
        <w:t>project</w:t>
      </w:r>
      <w:r w:rsidRPr="00681FE3">
        <w:rPr>
          <w:rStyle w:val="Instructional"/>
        </w:rPr>
        <w:t>. If any detailed technology requirements are anticipated, please add them to the backlog, making sure to define product and technology item, version, and timeline (ready by).</w:t>
      </w:r>
    </w:p>
    <w:p w14:paraId="0B7B67A3" w14:textId="0E10A5C7" w:rsidR="00EA1CA2" w:rsidRDefault="00B91421" w:rsidP="00B91421">
      <w:pPr>
        <w:pStyle w:val="Heading2NUM"/>
      </w:pPr>
      <w:bookmarkStart w:id="21" w:name="_Ref213430417"/>
      <w:bookmarkStart w:id="22" w:name="_Ref213430580"/>
      <w:bookmarkStart w:id="23" w:name="_Toc225414271"/>
      <w:r w:rsidRPr="00B91421">
        <w:t>Environment requirements</w:t>
      </w:r>
      <w:bookmarkEnd w:id="21"/>
      <w:bookmarkEnd w:id="22"/>
      <w:bookmarkEnd w:id="23"/>
    </w:p>
    <w:p w14:paraId="48A87F2D" w14:textId="1AC6B0D2" w:rsidR="00BE4F47" w:rsidRPr="00BE4F47" w:rsidRDefault="00BE4F47" w:rsidP="00BE4F47">
      <w:pPr>
        <w:rPr>
          <w:rStyle w:val="Instructional"/>
        </w:rPr>
      </w:pPr>
      <w:r w:rsidRPr="00BE4F47">
        <w:rPr>
          <w:rStyle w:val="Instructional"/>
        </w:rPr>
        <w:t xml:space="preserve">Add or remove the items from the table as needed for your </w:t>
      </w:r>
      <w:r w:rsidR="00F606A5">
        <w:rPr>
          <w:rStyle w:val="Instructional"/>
        </w:rPr>
        <w:t>project</w:t>
      </w:r>
      <w:r w:rsidRPr="00BE4F47">
        <w:rPr>
          <w:rStyle w:val="Instructional"/>
        </w:rPr>
        <w:t xml:space="preserve">. The list of environments may differ by legal requirements and geography. If an environment is not required and is the Customer’s responsibility, remove it from this table. Refer to the </w:t>
      </w:r>
      <w:hyperlink r:id="rId38" w:history="1">
        <w:r w:rsidRPr="00234575">
          <w:rPr>
            <w:rStyle w:val="Hyperlink"/>
            <w:i/>
            <w:iCs/>
          </w:rPr>
          <w:t>SOW Writing Guide</w:t>
        </w:r>
      </w:hyperlink>
      <w:r w:rsidRPr="00BE4F47">
        <w:rPr>
          <w:rStyle w:val="Instructional"/>
        </w:rPr>
        <w:t xml:space="preserve"> for additional examples.</w:t>
      </w:r>
    </w:p>
    <w:p w14:paraId="236797D3" w14:textId="70F12B7E" w:rsidR="00FA2030" w:rsidRPr="00FA2030" w:rsidRDefault="00FA2030" w:rsidP="00FA2030">
      <w:r w:rsidRPr="00FA2030">
        <w:t xml:space="preserve">The Customer will supply and maintain all environments used for the development and delivery lifecycle during this </w:t>
      </w:r>
      <w:r w:rsidR="00E86063">
        <w:t>project</w:t>
      </w:r>
      <w:r w:rsidRPr="00FA2030">
        <w:t>. The Customer will obtain the required Azure subscriptions and provide Microsoft with administrative control to build the development and test environments, as needed.</w:t>
      </w:r>
    </w:p>
    <w:p w14:paraId="178D8DC6" w14:textId="7F982380" w:rsidR="00B91421" w:rsidRPr="00BE4F47" w:rsidRDefault="00BE4F47" w:rsidP="00BE4F47">
      <w:pPr>
        <w:rPr>
          <w:rStyle w:val="Instructional"/>
        </w:rPr>
      </w:pPr>
      <w:r w:rsidRPr="00BE4F47">
        <w:rPr>
          <w:rStyle w:val="Instructional"/>
        </w:rPr>
        <w:t xml:space="preserve">Make sure you pick </w:t>
      </w:r>
      <w:r w:rsidRPr="00FB47FB">
        <w:rPr>
          <w:rStyle w:val="Instructional"/>
          <w:u w:val="single"/>
        </w:rPr>
        <w:t>one</w:t>
      </w:r>
      <w:r w:rsidRPr="00BE4F47">
        <w:rPr>
          <w:rStyle w:val="Instructional"/>
        </w:rPr>
        <w:t xml:space="preserve"> responsible party for configuration and maintenance and one party for subscription ownership. For production environments, optional text is still provided for the template to be flexible for the responsible party. Please note that LED </w:t>
      </w:r>
      <w:r w:rsidR="00E86063">
        <w:rPr>
          <w:rStyle w:val="Instructional"/>
        </w:rPr>
        <w:t>project</w:t>
      </w:r>
      <w:r w:rsidRPr="00BE4F47">
        <w:rPr>
          <w:rStyle w:val="Instructional"/>
        </w:rPr>
        <w:t>s should favor Microsoft deploying into environments in most cases, but it is understood many customers may still wish to retain that responsibility.</w:t>
      </w:r>
    </w:p>
    <w:p w14:paraId="7EAF3DDB" w14:textId="01CE822A" w:rsidR="00244493" w:rsidRPr="004D1674" w:rsidRDefault="00244493" w:rsidP="00244493">
      <w:pPr>
        <w:pStyle w:val="Caption-Table-Above"/>
        <w:rPr>
          <w:rStyle w:val="Instructional"/>
          <w:i/>
          <w:iCs w:val="0"/>
          <w:color w:val="0070C0"/>
        </w:rPr>
      </w:pPr>
      <w:bookmarkStart w:id="24" w:name="_Toc213430934"/>
      <w:r>
        <w:lastRenderedPageBreak/>
        <w:t>Table SEQ Table \* ARABIC</w:t>
      </w:r>
      <w:r w:rsidR="00CA523B">
        <w:rPr>
          <w:noProof/>
        </w:rPr>
        <w:t>4</w:t>
      </w:r>
      <w:r w:rsidRPr="00E20E53">
        <w:t>:</w:t>
      </w:r>
      <w:r>
        <w:t xml:space="preserve"> </w:t>
      </w:r>
      <w:r w:rsidRPr="00862265">
        <w:t>Environment requirements</w:t>
      </w:r>
      <w:bookmarkEnd w:id="24"/>
    </w:p>
    <w:tbl>
      <w:tblPr>
        <w:tblStyle w:val="RFX-SOWTable"/>
        <w:tblW w:w="0" w:type="auto"/>
        <w:tblLook w:val="04A0" w:firstRow="1" w:lastRow="0" w:firstColumn="1" w:lastColumn="0" w:noHBand="0" w:noVBand="1"/>
      </w:tblPr>
      <w:tblGrid>
        <w:gridCol w:w="2080"/>
        <w:gridCol w:w="1754"/>
        <w:gridCol w:w="1926"/>
        <w:gridCol w:w="1710"/>
        <w:gridCol w:w="1890"/>
      </w:tblGrid>
      <w:tr w:rsidR="00667E74" w14:paraId="59E32CD4" w14:textId="77777777" w:rsidTr="0051122D">
        <w:trPr>
          <w:cnfStyle w:val="100000000000" w:firstRow="1" w:lastRow="0" w:firstColumn="0" w:lastColumn="0" w:oddVBand="0" w:evenVBand="0" w:oddHBand="0" w:evenHBand="0" w:firstRowFirstColumn="0" w:firstRowLastColumn="0" w:lastRowFirstColumn="0" w:lastRowLastColumn="0"/>
          <w:trHeight w:val="940"/>
        </w:trPr>
        <w:tc>
          <w:tcPr>
            <w:tcW w:w="0" w:type="auto"/>
          </w:tcPr>
          <w:p w14:paraId="23E4F79E" w14:textId="77777777" w:rsidR="00244493" w:rsidRPr="00056B19" w:rsidRDefault="00244493" w:rsidP="005D2719">
            <w:pPr>
              <w:pStyle w:val="TableText"/>
              <w:rPr>
                <w:rStyle w:val="Strong"/>
                <w:b/>
                <w:bCs w:val="0"/>
              </w:rPr>
            </w:pPr>
            <w:r w:rsidRPr="00862265">
              <w:rPr>
                <w:rStyle w:val="Strong"/>
                <w:b/>
                <w:bCs w:val="0"/>
              </w:rPr>
              <w:t>Environment</w:t>
            </w:r>
          </w:p>
        </w:tc>
        <w:tc>
          <w:tcPr>
            <w:tcW w:w="0" w:type="auto"/>
          </w:tcPr>
          <w:p w14:paraId="21FC2205" w14:textId="77777777" w:rsidR="00244493" w:rsidRPr="00056B19" w:rsidRDefault="00244493" w:rsidP="005D2719">
            <w:pPr>
              <w:pStyle w:val="TableText"/>
            </w:pPr>
            <w:r>
              <w:t>Location</w:t>
            </w:r>
          </w:p>
        </w:tc>
        <w:tc>
          <w:tcPr>
            <w:tcW w:w="1926" w:type="dxa"/>
          </w:tcPr>
          <w:p w14:paraId="60B1E771" w14:textId="77777777" w:rsidR="00244493" w:rsidRPr="00056B19" w:rsidRDefault="00244493" w:rsidP="005D2719">
            <w:pPr>
              <w:pStyle w:val="TableText"/>
            </w:pPr>
            <w:r w:rsidRPr="009F7B31">
              <w:t>Responsible for configuration and maintenance</w:t>
            </w:r>
          </w:p>
        </w:tc>
        <w:tc>
          <w:tcPr>
            <w:tcW w:w="1710" w:type="dxa"/>
          </w:tcPr>
          <w:p w14:paraId="2408BAC9" w14:textId="77777777" w:rsidR="00244493" w:rsidRPr="00056B19" w:rsidRDefault="00244493" w:rsidP="005D2719">
            <w:pPr>
              <w:pStyle w:val="TableText"/>
            </w:pPr>
            <w:r w:rsidRPr="00B36756">
              <w:t>Subscription ownership</w:t>
            </w:r>
          </w:p>
        </w:tc>
        <w:tc>
          <w:tcPr>
            <w:tcW w:w="1890" w:type="dxa"/>
          </w:tcPr>
          <w:p w14:paraId="7DF27799" w14:textId="77777777" w:rsidR="00244493" w:rsidRPr="00056B19" w:rsidRDefault="00244493" w:rsidP="005D2719">
            <w:pPr>
              <w:pStyle w:val="TableText"/>
            </w:pPr>
            <w:r w:rsidRPr="00056B19">
              <w:t>Ready by</w:t>
            </w:r>
          </w:p>
        </w:tc>
      </w:tr>
      <w:tr w:rsidR="00756D4A" w14:paraId="1F591F20" w14:textId="77777777" w:rsidTr="0051122D">
        <w:trPr>
          <w:cnfStyle w:val="000000100000" w:firstRow="0" w:lastRow="0" w:firstColumn="0" w:lastColumn="0" w:oddVBand="0" w:evenVBand="0" w:oddHBand="1" w:evenHBand="0" w:firstRowFirstColumn="0" w:firstRowLastColumn="0" w:lastRowFirstColumn="0" w:lastRowLastColumn="0"/>
          <w:trHeight w:val="454"/>
        </w:trPr>
        <w:tc>
          <w:tcPr>
            <w:tcW w:w="0" w:type="auto"/>
          </w:tcPr>
          <w:p w14:paraId="7B3BB1C8" w14:textId="77777777" w:rsidR="00244493" w:rsidRPr="0051122D" w:rsidRDefault="00244493" w:rsidP="0051122D">
            <w:pPr>
              <w:pStyle w:val="TableText"/>
            </w:pPr>
            <w:r w:rsidRPr="0051122D">
              <w:t>Automation environment</w:t>
            </w:r>
          </w:p>
        </w:tc>
        <w:tc>
          <w:tcPr>
            <w:tcW w:w="0" w:type="auto"/>
          </w:tcPr>
          <w:p w14:paraId="3C202DA8" w14:textId="3924A33E" w:rsidR="00244493" w:rsidRPr="002D3AC8" w:rsidRDefault="00244493" w:rsidP="005D2719">
            <w:pPr>
              <w:pStyle w:val="TableText"/>
              <w:rPr>
                <w:rStyle w:val="Optional"/>
              </w:rPr>
            </w:pPr>
            <w:r w:rsidRPr="002D3AC8">
              <w:rPr>
                <w:rStyle w:val="Optional"/>
              </w:rPr>
              <w:t>Azure DevOps, GitHub</w:t>
            </w:r>
            <w:r w:rsidR="00936DA1">
              <w:rPr>
                <w:rStyle w:val="Optional"/>
              </w:rPr>
              <w:t xml:space="preserve">, </w:t>
            </w:r>
            <w:r w:rsidR="00936DA1" w:rsidRPr="00936DA1">
              <w:rPr>
                <w:rStyle w:val="Optional"/>
              </w:rPr>
              <w:t>Jira, Jenkins</w:t>
            </w:r>
          </w:p>
        </w:tc>
        <w:tc>
          <w:tcPr>
            <w:tcW w:w="1926" w:type="dxa"/>
          </w:tcPr>
          <w:p w14:paraId="3984645E" w14:textId="77777777" w:rsidR="00244493" w:rsidRPr="002D3AC8" w:rsidRDefault="00244493" w:rsidP="005D2719">
            <w:pPr>
              <w:pStyle w:val="TableText"/>
              <w:rPr>
                <w:rStyle w:val="Optional"/>
              </w:rPr>
            </w:pPr>
            <w:r w:rsidRPr="002D3AC8">
              <w:rPr>
                <w:rStyle w:val="Optional"/>
              </w:rPr>
              <w:t>Microsoft or Customer</w:t>
            </w:r>
          </w:p>
        </w:tc>
        <w:tc>
          <w:tcPr>
            <w:tcW w:w="1710" w:type="dxa"/>
          </w:tcPr>
          <w:p w14:paraId="270B37ED" w14:textId="77777777" w:rsidR="00244493" w:rsidRPr="002D3AC8" w:rsidRDefault="00244493" w:rsidP="005D2719">
            <w:pPr>
              <w:pStyle w:val="TableText"/>
              <w:rPr>
                <w:rStyle w:val="Optional"/>
              </w:rPr>
            </w:pPr>
            <w:r w:rsidRPr="002D3AC8">
              <w:rPr>
                <w:rStyle w:val="Optional"/>
              </w:rPr>
              <w:t>Microsoft or Customer</w:t>
            </w:r>
          </w:p>
        </w:tc>
        <w:tc>
          <w:tcPr>
            <w:tcW w:w="1890" w:type="dxa"/>
          </w:tcPr>
          <w:p w14:paraId="746D4767" w14:textId="648208EF" w:rsidR="00244493" w:rsidRPr="0051122D" w:rsidRDefault="00244493" w:rsidP="0051122D">
            <w:pPr>
              <w:pStyle w:val="TableText"/>
            </w:pPr>
            <w:r w:rsidRPr="0051122D">
              <w:t xml:space="preserve">Start of </w:t>
            </w:r>
            <w:r w:rsidR="00E86063">
              <w:t>project</w:t>
            </w:r>
          </w:p>
        </w:tc>
      </w:tr>
      <w:tr w:rsidR="00756D4A" w14:paraId="71903AA7" w14:textId="77777777" w:rsidTr="0051122D">
        <w:trPr>
          <w:cnfStyle w:val="000000010000" w:firstRow="0" w:lastRow="0" w:firstColumn="0" w:lastColumn="0" w:oddVBand="0" w:evenVBand="0" w:oddHBand="0" w:evenHBand="1" w:firstRowFirstColumn="0" w:firstRowLastColumn="0" w:lastRowFirstColumn="0" w:lastRowLastColumn="0"/>
          <w:trHeight w:val="625"/>
        </w:trPr>
        <w:tc>
          <w:tcPr>
            <w:tcW w:w="0" w:type="auto"/>
          </w:tcPr>
          <w:p w14:paraId="206026AC" w14:textId="77777777" w:rsidR="00244493" w:rsidRPr="00E0604B" w:rsidRDefault="00244493" w:rsidP="005D2719">
            <w:pPr>
              <w:pStyle w:val="TableText"/>
              <w:rPr>
                <w:rStyle w:val="Optional"/>
              </w:rPr>
            </w:pPr>
            <w:r w:rsidRPr="00E0604B">
              <w:rPr>
                <w:rStyle w:val="Optional"/>
              </w:rPr>
              <w:t>Development</w:t>
            </w:r>
          </w:p>
        </w:tc>
        <w:tc>
          <w:tcPr>
            <w:tcW w:w="0" w:type="auto"/>
          </w:tcPr>
          <w:p w14:paraId="23B85AB2" w14:textId="77777777" w:rsidR="00244493" w:rsidRPr="00AD428D" w:rsidRDefault="00244493" w:rsidP="005D2719">
            <w:pPr>
              <w:pStyle w:val="TableText"/>
            </w:pPr>
            <w:r w:rsidRPr="003E43EA">
              <w:rPr>
                <w:rStyle w:val="Optional"/>
              </w:rPr>
              <w:t>Microsoft Azure</w:t>
            </w:r>
          </w:p>
        </w:tc>
        <w:tc>
          <w:tcPr>
            <w:tcW w:w="1926" w:type="dxa"/>
          </w:tcPr>
          <w:p w14:paraId="727C19B4" w14:textId="77777777" w:rsidR="00244493" w:rsidRPr="00AD428D" w:rsidRDefault="00244493" w:rsidP="005D2719">
            <w:pPr>
              <w:pStyle w:val="TableText"/>
            </w:pPr>
            <w:r w:rsidRPr="003E43EA">
              <w:rPr>
                <w:rStyle w:val="Optional"/>
              </w:rPr>
              <w:t>Microsoft or Customer</w:t>
            </w:r>
          </w:p>
        </w:tc>
        <w:tc>
          <w:tcPr>
            <w:tcW w:w="1710" w:type="dxa"/>
          </w:tcPr>
          <w:p w14:paraId="1DF313B1" w14:textId="77777777" w:rsidR="00244493" w:rsidRPr="00AD428D" w:rsidRDefault="00244493" w:rsidP="005D2719">
            <w:pPr>
              <w:pStyle w:val="TableText"/>
            </w:pPr>
            <w:r w:rsidRPr="003E43EA">
              <w:rPr>
                <w:rStyle w:val="Optional"/>
              </w:rPr>
              <w:t>Microsoft or Customer</w:t>
            </w:r>
          </w:p>
        </w:tc>
        <w:tc>
          <w:tcPr>
            <w:tcW w:w="1890" w:type="dxa"/>
          </w:tcPr>
          <w:p w14:paraId="1147262D" w14:textId="5C863BF9" w:rsidR="00244493" w:rsidRPr="00AD428D" w:rsidRDefault="0065071E" w:rsidP="005D2719">
            <w:pPr>
              <w:pStyle w:val="TableText"/>
            </w:pPr>
            <w:r w:rsidRPr="00FB47FB">
              <w:rPr>
                <w:rStyle w:val="Optional"/>
              </w:rPr>
              <w:t xml:space="preserve">Start of </w:t>
            </w:r>
            <w:r w:rsidR="00E86063">
              <w:rPr>
                <w:rStyle w:val="Optional"/>
              </w:rPr>
              <w:t>project</w:t>
            </w:r>
          </w:p>
        </w:tc>
      </w:tr>
      <w:tr w:rsidR="00756D4A" w14:paraId="1D6CC091" w14:textId="77777777" w:rsidTr="0051122D">
        <w:trPr>
          <w:cnfStyle w:val="000000100000" w:firstRow="0" w:lastRow="0" w:firstColumn="0" w:lastColumn="0" w:oddVBand="0" w:evenVBand="0" w:oddHBand="1" w:evenHBand="0" w:firstRowFirstColumn="0" w:firstRowLastColumn="0" w:lastRowFirstColumn="0" w:lastRowLastColumn="0"/>
          <w:trHeight w:val="679"/>
        </w:trPr>
        <w:tc>
          <w:tcPr>
            <w:tcW w:w="0" w:type="auto"/>
          </w:tcPr>
          <w:p w14:paraId="4526FC3F" w14:textId="77777777" w:rsidR="00244493" w:rsidRPr="00E0604B" w:rsidRDefault="00244493" w:rsidP="005D2719">
            <w:pPr>
              <w:pStyle w:val="TableText"/>
              <w:rPr>
                <w:rStyle w:val="Optional"/>
              </w:rPr>
            </w:pPr>
            <w:r w:rsidRPr="00E0604B">
              <w:rPr>
                <w:rStyle w:val="Optional"/>
              </w:rPr>
              <w:t>Test</w:t>
            </w:r>
          </w:p>
        </w:tc>
        <w:tc>
          <w:tcPr>
            <w:tcW w:w="0" w:type="auto"/>
          </w:tcPr>
          <w:p w14:paraId="03A7E62A" w14:textId="77777777" w:rsidR="00244493" w:rsidRPr="000D274A" w:rsidRDefault="00244493" w:rsidP="005D2719">
            <w:pPr>
              <w:pStyle w:val="TableText"/>
              <w:rPr>
                <w:rStyle w:val="Optional"/>
              </w:rPr>
            </w:pPr>
            <w:r w:rsidRPr="003E43EA">
              <w:rPr>
                <w:rStyle w:val="Optional"/>
              </w:rPr>
              <w:t>Microsoft Azure</w:t>
            </w:r>
          </w:p>
        </w:tc>
        <w:tc>
          <w:tcPr>
            <w:tcW w:w="1926" w:type="dxa"/>
          </w:tcPr>
          <w:p w14:paraId="5B35949A" w14:textId="77777777" w:rsidR="00244493" w:rsidRPr="00910900" w:rsidRDefault="00244493" w:rsidP="005D2719">
            <w:pPr>
              <w:pStyle w:val="TableText"/>
              <w:rPr>
                <w:rStyle w:val="Optional"/>
              </w:rPr>
            </w:pPr>
            <w:r w:rsidRPr="003E43EA">
              <w:rPr>
                <w:rStyle w:val="Optional"/>
              </w:rPr>
              <w:t>Microsoft or Customer</w:t>
            </w:r>
          </w:p>
        </w:tc>
        <w:tc>
          <w:tcPr>
            <w:tcW w:w="1710" w:type="dxa"/>
          </w:tcPr>
          <w:p w14:paraId="3192AC64" w14:textId="77777777" w:rsidR="00244493" w:rsidRPr="00AD428D" w:rsidRDefault="00244493" w:rsidP="005D2719">
            <w:pPr>
              <w:pStyle w:val="TableText"/>
            </w:pPr>
            <w:r w:rsidRPr="003E43EA">
              <w:rPr>
                <w:rStyle w:val="Optional"/>
              </w:rPr>
              <w:t>Microsoft or Customer</w:t>
            </w:r>
          </w:p>
        </w:tc>
        <w:tc>
          <w:tcPr>
            <w:tcW w:w="1890" w:type="dxa"/>
          </w:tcPr>
          <w:p w14:paraId="62EC4700" w14:textId="20844078" w:rsidR="00244493" w:rsidRPr="000D274A" w:rsidRDefault="00244493" w:rsidP="005D2719">
            <w:pPr>
              <w:pStyle w:val="TableText"/>
              <w:rPr>
                <w:rStyle w:val="Optional"/>
              </w:rPr>
            </w:pPr>
          </w:p>
        </w:tc>
      </w:tr>
      <w:tr w:rsidR="00756D4A" w14:paraId="77EC87AB" w14:textId="77777777" w:rsidTr="0051122D">
        <w:trPr>
          <w:cnfStyle w:val="000000010000" w:firstRow="0" w:lastRow="0" w:firstColumn="0" w:lastColumn="0" w:oddVBand="0" w:evenVBand="0" w:oddHBand="0" w:evenHBand="1" w:firstRowFirstColumn="0" w:firstRowLastColumn="0" w:lastRowFirstColumn="0" w:lastRowLastColumn="0"/>
          <w:trHeight w:val="679"/>
        </w:trPr>
        <w:tc>
          <w:tcPr>
            <w:tcW w:w="0" w:type="auto"/>
          </w:tcPr>
          <w:p w14:paraId="68F27A35" w14:textId="5192A20C" w:rsidR="0051122D" w:rsidRPr="00E0604B" w:rsidRDefault="0051122D" w:rsidP="0051122D">
            <w:pPr>
              <w:pStyle w:val="TableText"/>
              <w:rPr>
                <w:rStyle w:val="Optional"/>
              </w:rPr>
            </w:pPr>
            <w:r w:rsidRPr="003E43EA">
              <w:rPr>
                <w:rStyle w:val="Optional"/>
              </w:rPr>
              <w:t>Production</w:t>
            </w:r>
          </w:p>
        </w:tc>
        <w:tc>
          <w:tcPr>
            <w:tcW w:w="0" w:type="auto"/>
          </w:tcPr>
          <w:p w14:paraId="394732E6" w14:textId="015F8FB6" w:rsidR="0051122D" w:rsidRPr="003E43EA" w:rsidRDefault="0051122D" w:rsidP="0051122D">
            <w:pPr>
              <w:pStyle w:val="TableText"/>
              <w:rPr>
                <w:rStyle w:val="Optional"/>
              </w:rPr>
            </w:pPr>
            <w:r w:rsidRPr="003E43EA">
              <w:rPr>
                <w:rStyle w:val="Optional"/>
              </w:rPr>
              <w:t>Microsoft Azure</w:t>
            </w:r>
          </w:p>
        </w:tc>
        <w:tc>
          <w:tcPr>
            <w:tcW w:w="1926" w:type="dxa"/>
          </w:tcPr>
          <w:p w14:paraId="7B786DC1" w14:textId="4A18FB6E" w:rsidR="0051122D" w:rsidRPr="003E43EA" w:rsidRDefault="0051122D" w:rsidP="0051122D">
            <w:pPr>
              <w:pStyle w:val="TableText"/>
              <w:rPr>
                <w:rStyle w:val="Optional"/>
              </w:rPr>
            </w:pPr>
            <w:r w:rsidRPr="003E43EA">
              <w:rPr>
                <w:rStyle w:val="Optional"/>
              </w:rPr>
              <w:t>Microsoft or Customer</w:t>
            </w:r>
          </w:p>
        </w:tc>
        <w:tc>
          <w:tcPr>
            <w:tcW w:w="1710" w:type="dxa"/>
          </w:tcPr>
          <w:p w14:paraId="56177AE6" w14:textId="3B727B49" w:rsidR="0051122D" w:rsidRPr="003E43EA" w:rsidRDefault="0051122D" w:rsidP="0051122D">
            <w:pPr>
              <w:pStyle w:val="TableText"/>
              <w:rPr>
                <w:rStyle w:val="Optional"/>
              </w:rPr>
            </w:pPr>
            <w:r w:rsidRPr="003E43EA">
              <w:rPr>
                <w:rStyle w:val="Optional"/>
              </w:rPr>
              <w:t>Microsoft or Customer</w:t>
            </w:r>
          </w:p>
        </w:tc>
        <w:tc>
          <w:tcPr>
            <w:tcW w:w="1890" w:type="dxa"/>
          </w:tcPr>
          <w:p w14:paraId="5DD2B813" w14:textId="77777777" w:rsidR="0051122D" w:rsidRPr="00FB47FB" w:rsidRDefault="0051122D" w:rsidP="0051122D">
            <w:pPr>
              <w:pStyle w:val="TableText"/>
              <w:rPr>
                <w:rStyle w:val="Optional"/>
              </w:rPr>
            </w:pPr>
          </w:p>
        </w:tc>
      </w:tr>
      <w:tr w:rsidR="00756D4A" w14:paraId="5409B01E" w14:textId="77777777" w:rsidTr="0051122D">
        <w:trPr>
          <w:cnfStyle w:val="000000100000" w:firstRow="0" w:lastRow="0" w:firstColumn="0" w:lastColumn="0" w:oddVBand="0" w:evenVBand="0" w:oddHBand="1" w:evenHBand="0" w:firstRowFirstColumn="0" w:firstRowLastColumn="0" w:lastRowFirstColumn="0" w:lastRowLastColumn="0"/>
          <w:trHeight w:val="697"/>
        </w:trPr>
        <w:tc>
          <w:tcPr>
            <w:tcW w:w="0" w:type="auto"/>
          </w:tcPr>
          <w:p w14:paraId="050DA4BF" w14:textId="77777777" w:rsidR="0051122D" w:rsidRPr="004A0CE7" w:rsidRDefault="0051122D" w:rsidP="0051122D">
            <w:pPr>
              <w:pStyle w:val="TableText"/>
              <w:rPr>
                <w:rStyle w:val="Instructional"/>
              </w:rPr>
            </w:pPr>
            <w:r w:rsidRPr="00DF6FC9">
              <w:rPr>
                <w:rStyle w:val="Instructional"/>
              </w:rPr>
              <w:t>[Provide additional required environment]</w:t>
            </w:r>
          </w:p>
        </w:tc>
        <w:tc>
          <w:tcPr>
            <w:tcW w:w="0" w:type="auto"/>
          </w:tcPr>
          <w:p w14:paraId="7775DC25" w14:textId="77777777" w:rsidR="0051122D" w:rsidRPr="00C66ECB" w:rsidRDefault="0051122D" w:rsidP="0051122D">
            <w:pPr>
              <w:pStyle w:val="TableText"/>
            </w:pPr>
          </w:p>
        </w:tc>
        <w:tc>
          <w:tcPr>
            <w:tcW w:w="1926" w:type="dxa"/>
          </w:tcPr>
          <w:p w14:paraId="7F8B7072" w14:textId="77777777" w:rsidR="0051122D" w:rsidRPr="00C66ECB" w:rsidRDefault="0051122D" w:rsidP="0051122D">
            <w:pPr>
              <w:pStyle w:val="TableText"/>
            </w:pPr>
          </w:p>
        </w:tc>
        <w:tc>
          <w:tcPr>
            <w:tcW w:w="1710" w:type="dxa"/>
          </w:tcPr>
          <w:p w14:paraId="2365D31B" w14:textId="77777777" w:rsidR="0051122D" w:rsidRPr="00EF5298" w:rsidRDefault="0051122D" w:rsidP="0051122D">
            <w:pPr>
              <w:pStyle w:val="TableText"/>
            </w:pPr>
          </w:p>
        </w:tc>
        <w:tc>
          <w:tcPr>
            <w:tcW w:w="1890" w:type="dxa"/>
          </w:tcPr>
          <w:p w14:paraId="146078DF" w14:textId="77777777" w:rsidR="0051122D" w:rsidRPr="00C66ECB" w:rsidRDefault="0051122D" w:rsidP="0051122D">
            <w:pPr>
              <w:pStyle w:val="TableText"/>
            </w:pPr>
          </w:p>
        </w:tc>
      </w:tr>
    </w:tbl>
    <w:p w14:paraId="76792CB6" w14:textId="3BF5CE86" w:rsidR="00EB242F" w:rsidRDefault="00EB242F" w:rsidP="00EB242F">
      <w:pPr>
        <w:pStyle w:val="Heading2NUM"/>
      </w:pPr>
      <w:bookmarkStart w:id="25" w:name="_Toc225414272"/>
      <w:bookmarkStart w:id="26" w:name="_Ref207886194"/>
      <w:bookmarkStart w:id="27" w:name="_Toc183681333"/>
      <w:bookmarkStart w:id="28" w:name="_Ref183685635"/>
      <w:r>
        <w:t>Exclusions</w:t>
      </w:r>
      <w:bookmarkEnd w:id="25"/>
    </w:p>
    <w:p w14:paraId="16E9BF69" w14:textId="0D59C258" w:rsidR="00B34753" w:rsidRPr="00B34753" w:rsidRDefault="00B34753" w:rsidP="00B34753">
      <w:pPr>
        <w:rPr>
          <w:rStyle w:val="Instructional"/>
        </w:rPr>
      </w:pPr>
      <w:r w:rsidRPr="00B34753">
        <w:rPr>
          <w:rStyle w:val="Instructional"/>
        </w:rPr>
        <w:t xml:space="preserve">Any items we need the customer to provide or perform should be listed as a customer activity or responsibility elsewhere in the SOW, not listed here. Any items listed in the table below are by default excluded from the services provided in this </w:t>
      </w:r>
      <w:r w:rsidR="00E86063">
        <w:rPr>
          <w:rStyle w:val="Instructional"/>
        </w:rPr>
        <w:t>project</w:t>
      </w:r>
      <w:r w:rsidRPr="00B34753">
        <w:rPr>
          <w:rStyle w:val="Instructional"/>
        </w:rPr>
        <w:t xml:space="preserve">. If any items in the table below will be provided in your </w:t>
      </w:r>
      <w:r w:rsidR="00E86063">
        <w:rPr>
          <w:rStyle w:val="Instructional"/>
        </w:rPr>
        <w:t>project</w:t>
      </w:r>
      <w:r w:rsidRPr="00B34753">
        <w:rPr>
          <w:rStyle w:val="Instructional"/>
        </w:rPr>
        <w:t>, then delete them from the table.</w:t>
      </w:r>
    </w:p>
    <w:p w14:paraId="1F709BB2" w14:textId="215CDE98" w:rsidR="00EB242F" w:rsidRDefault="00B34753" w:rsidP="00B34753">
      <w:r>
        <w:t xml:space="preserve">Any area not explicitly included in the sections above, describing the outcomes and requirements, will not be provided by Microsoft during this </w:t>
      </w:r>
      <w:r w:rsidR="00E86063">
        <w:t>project</w:t>
      </w:r>
      <w:r>
        <w:t xml:space="preserve">. Exclusions from the Services provided by Microsoft for this </w:t>
      </w:r>
      <w:r w:rsidR="00E86063">
        <w:t>project</w:t>
      </w:r>
      <w:r>
        <w:t xml:space="preserve"> include the following.</w:t>
      </w:r>
    </w:p>
    <w:p w14:paraId="236E8A9A" w14:textId="77E6FADD" w:rsidR="00E15C63" w:rsidRDefault="00E15C63" w:rsidP="00E15C63">
      <w:pPr>
        <w:pStyle w:val="Caption-Table-Above"/>
      </w:pPr>
      <w:bookmarkStart w:id="29" w:name="_Toc213430935"/>
      <w:r>
        <w:t xml:space="preserve">Table </w:t>
      </w:r>
      <w:r>
        <w:fldChar w:fldCharType="begin"/>
      </w:r>
      <w:r>
        <w:instrText>SEQ Table \* ARABIC</w:instrText>
      </w:r>
      <w:r>
        <w:fldChar w:fldCharType="separate"/>
      </w:r>
      <w:r w:rsidR="00CA523B">
        <w:rPr>
          <w:noProof/>
        </w:rPr>
        <w:t>5</w:t>
      </w:r>
      <w:r>
        <w:fldChar w:fldCharType="end"/>
      </w:r>
      <w:r>
        <w:t>: Exclusions</w:t>
      </w:r>
      <w:bookmarkEnd w:id="29"/>
    </w:p>
    <w:tbl>
      <w:tblPr>
        <w:tblStyle w:val="RFX-SOWTable"/>
        <w:tblW w:w="8861" w:type="dxa"/>
        <w:tblLook w:val="04A0" w:firstRow="1" w:lastRow="0" w:firstColumn="1" w:lastColumn="0" w:noHBand="0" w:noVBand="1"/>
      </w:tblPr>
      <w:tblGrid>
        <w:gridCol w:w="3150"/>
        <w:gridCol w:w="5711"/>
      </w:tblGrid>
      <w:tr w:rsidR="00FC063B" w14:paraId="537D87E8" w14:textId="77777777" w:rsidTr="00E15C63">
        <w:trPr>
          <w:cnfStyle w:val="100000000000" w:firstRow="1" w:lastRow="0" w:firstColumn="0" w:lastColumn="0" w:oddVBand="0" w:evenVBand="0" w:oddHBand="0" w:evenHBand="0" w:firstRowFirstColumn="0" w:firstRowLastColumn="0" w:lastRowFirstColumn="0" w:lastRowLastColumn="0"/>
          <w:trHeight w:val="300"/>
        </w:trPr>
        <w:tc>
          <w:tcPr>
            <w:tcW w:w="3150" w:type="dxa"/>
          </w:tcPr>
          <w:p w14:paraId="33FCF6D9" w14:textId="1297C1FD" w:rsidR="00E15C63" w:rsidRDefault="00E15C63">
            <w:pPr>
              <w:pStyle w:val="TableText"/>
            </w:pPr>
            <w:r>
              <w:t>Area</w:t>
            </w:r>
          </w:p>
        </w:tc>
        <w:tc>
          <w:tcPr>
            <w:tcW w:w="5711" w:type="dxa"/>
          </w:tcPr>
          <w:p w14:paraId="0A96BA80" w14:textId="65028C23" w:rsidR="00E15C63" w:rsidRDefault="00E15C63">
            <w:pPr>
              <w:pStyle w:val="TableText"/>
            </w:pPr>
            <w:r>
              <w:t>Description</w:t>
            </w:r>
          </w:p>
        </w:tc>
      </w:tr>
      <w:tr w:rsidR="00FC063B" w14:paraId="235A387D" w14:textId="77777777" w:rsidTr="00E15C63">
        <w:trPr>
          <w:cnfStyle w:val="000000100000" w:firstRow="0" w:lastRow="0" w:firstColumn="0" w:lastColumn="0" w:oddVBand="0" w:evenVBand="0" w:oddHBand="1" w:evenHBand="0" w:firstRowFirstColumn="0" w:firstRowLastColumn="0" w:lastRowFirstColumn="0" w:lastRowLastColumn="0"/>
          <w:trHeight w:val="300"/>
        </w:trPr>
        <w:tc>
          <w:tcPr>
            <w:tcW w:w="3150" w:type="dxa"/>
          </w:tcPr>
          <w:p w14:paraId="566C5A82" w14:textId="4753FF72" w:rsidR="00E15C63" w:rsidRPr="00E15C63" w:rsidRDefault="00B547FA" w:rsidP="00E15C63">
            <w:pPr>
              <w:pStyle w:val="TableText"/>
            </w:pPr>
            <w:r w:rsidRPr="00B547FA">
              <w:t>Product licenses and subscriptions</w:t>
            </w:r>
          </w:p>
        </w:tc>
        <w:tc>
          <w:tcPr>
            <w:tcW w:w="5711" w:type="dxa"/>
          </w:tcPr>
          <w:p w14:paraId="2F491FEB" w14:textId="7C27C9CB" w:rsidR="00E15C63" w:rsidRPr="00E15C63" w:rsidRDefault="00B547FA" w:rsidP="00E15C63">
            <w:pPr>
              <w:pStyle w:val="TableText"/>
            </w:pPr>
            <w:r w:rsidRPr="00B547FA">
              <w:t xml:space="preserve">Product licenses (Microsoft or non-Microsoft) and cloud service subscriptions are not included, unless otherwise noted in the </w:t>
            </w:r>
            <w:r w:rsidR="009E6C59" w:rsidRPr="00DF1A49">
              <w:rPr>
                <w:i/>
                <w:iCs/>
              </w:rPr>
              <w:fldChar w:fldCharType="begin"/>
            </w:r>
            <w:r w:rsidR="009E6C59" w:rsidRPr="00DF1A49">
              <w:rPr>
                <w:i/>
                <w:iCs/>
              </w:rPr>
              <w:instrText xml:space="preserve"> REF _Ref213430368 \h  \* MERGEFORMAT </w:instrText>
            </w:r>
            <w:r w:rsidR="009E6C59" w:rsidRPr="00DF1A49">
              <w:rPr>
                <w:i/>
                <w:iCs/>
              </w:rPr>
            </w:r>
            <w:r w:rsidR="009E6C59" w:rsidRPr="00DF1A49">
              <w:rPr>
                <w:i/>
                <w:iCs/>
              </w:rPr>
              <w:fldChar w:fldCharType="separate"/>
            </w:r>
            <w:r w:rsidR="00C26260" w:rsidRPr="00C26260">
              <w:rPr>
                <w:i/>
                <w:iCs/>
              </w:rPr>
              <w:t>Technology requirements</w:t>
            </w:r>
            <w:r w:rsidR="009E6C59" w:rsidRPr="00DF1A49">
              <w:rPr>
                <w:i/>
                <w:iCs/>
              </w:rPr>
              <w:fldChar w:fldCharType="end"/>
            </w:r>
            <w:r w:rsidR="009E6C59" w:rsidRPr="00DF1A49">
              <w:t xml:space="preserve"> </w:t>
            </w:r>
            <w:r w:rsidRPr="00DF1A49">
              <w:t>section.</w:t>
            </w:r>
          </w:p>
        </w:tc>
      </w:tr>
      <w:tr w:rsidR="00FC063B" w14:paraId="1A2C062B" w14:textId="77777777" w:rsidTr="00E15C63">
        <w:trPr>
          <w:cnfStyle w:val="000000010000" w:firstRow="0" w:lastRow="0" w:firstColumn="0" w:lastColumn="0" w:oddVBand="0" w:evenVBand="0" w:oddHBand="0" w:evenHBand="1" w:firstRowFirstColumn="0" w:firstRowLastColumn="0" w:lastRowFirstColumn="0" w:lastRowLastColumn="0"/>
          <w:trHeight w:val="300"/>
        </w:trPr>
        <w:tc>
          <w:tcPr>
            <w:tcW w:w="3150" w:type="dxa"/>
          </w:tcPr>
          <w:p w14:paraId="0C5DFB25" w14:textId="23E620D1" w:rsidR="00E15C63" w:rsidRPr="00E15C63" w:rsidRDefault="003D3B75" w:rsidP="00E15C63">
            <w:pPr>
              <w:pStyle w:val="TableText"/>
            </w:pPr>
            <w:r w:rsidRPr="003D3B75">
              <w:t>Hardware</w:t>
            </w:r>
          </w:p>
        </w:tc>
        <w:tc>
          <w:tcPr>
            <w:tcW w:w="5711" w:type="dxa"/>
          </w:tcPr>
          <w:p w14:paraId="3478D264" w14:textId="3ABF7C9A" w:rsidR="00E15C63" w:rsidRPr="00E15C63" w:rsidRDefault="003D3B75" w:rsidP="00E15C63">
            <w:pPr>
              <w:pStyle w:val="TableText"/>
            </w:pPr>
            <w:r w:rsidRPr="003D3B75">
              <w:t xml:space="preserve">Microsoft will not provide hardware for this </w:t>
            </w:r>
            <w:r w:rsidR="00E86063">
              <w:t>project</w:t>
            </w:r>
            <w:r w:rsidRPr="003D3B75">
              <w:t>.</w:t>
            </w:r>
          </w:p>
        </w:tc>
      </w:tr>
      <w:tr w:rsidR="00FC063B" w14:paraId="397BA6D9" w14:textId="77777777" w:rsidTr="00E15C63">
        <w:trPr>
          <w:cnfStyle w:val="000000100000" w:firstRow="0" w:lastRow="0" w:firstColumn="0" w:lastColumn="0" w:oddVBand="0" w:evenVBand="0" w:oddHBand="1" w:evenHBand="0" w:firstRowFirstColumn="0" w:firstRowLastColumn="0" w:lastRowFirstColumn="0" w:lastRowLastColumn="0"/>
          <w:trHeight w:val="300"/>
        </w:trPr>
        <w:tc>
          <w:tcPr>
            <w:tcW w:w="3150" w:type="dxa"/>
          </w:tcPr>
          <w:p w14:paraId="53DD0593" w14:textId="2BE33A2B" w:rsidR="00E15C63" w:rsidRPr="00E15C63" w:rsidRDefault="00525793" w:rsidP="00E15C63">
            <w:pPr>
              <w:pStyle w:val="TableText"/>
            </w:pPr>
            <w:r w:rsidRPr="00525793">
              <w:t>Client</w:t>
            </w:r>
          </w:p>
        </w:tc>
        <w:tc>
          <w:tcPr>
            <w:tcW w:w="5711" w:type="dxa"/>
          </w:tcPr>
          <w:p w14:paraId="2572A048" w14:textId="37D869B0" w:rsidR="00E15C63" w:rsidRPr="00E15C63" w:rsidRDefault="00525793" w:rsidP="00E15C63">
            <w:pPr>
              <w:pStyle w:val="TableText"/>
            </w:pPr>
            <w:r w:rsidRPr="00525793">
              <w:t>Deployment and configuration of client software is out of scope for the project.</w:t>
            </w:r>
          </w:p>
        </w:tc>
      </w:tr>
      <w:tr w:rsidR="00FC063B" w14:paraId="01348C66" w14:textId="77777777" w:rsidTr="00E15C63">
        <w:trPr>
          <w:cnfStyle w:val="000000010000" w:firstRow="0" w:lastRow="0" w:firstColumn="0" w:lastColumn="0" w:oddVBand="0" w:evenVBand="0" w:oddHBand="0" w:evenHBand="1" w:firstRowFirstColumn="0" w:firstRowLastColumn="0" w:lastRowFirstColumn="0" w:lastRowLastColumn="0"/>
          <w:trHeight w:val="300"/>
        </w:trPr>
        <w:tc>
          <w:tcPr>
            <w:tcW w:w="3150" w:type="dxa"/>
          </w:tcPr>
          <w:p w14:paraId="7CF6CB9E" w14:textId="38276B4D" w:rsidR="00E15C63" w:rsidRPr="00E15C63" w:rsidRDefault="00A22826" w:rsidP="00E15C63">
            <w:pPr>
              <w:pStyle w:val="TableText"/>
            </w:pPr>
            <w:r w:rsidRPr="00A22826">
              <w:lastRenderedPageBreak/>
              <w:t>Product bugs and upgrades</w:t>
            </w:r>
          </w:p>
        </w:tc>
        <w:tc>
          <w:tcPr>
            <w:tcW w:w="5711" w:type="dxa"/>
          </w:tcPr>
          <w:p w14:paraId="27D0680D" w14:textId="3EECBCBB" w:rsidR="00E15C63" w:rsidRPr="00E15C63" w:rsidRDefault="00A22826" w:rsidP="00E15C63">
            <w:pPr>
              <w:pStyle w:val="TableText"/>
            </w:pPr>
            <w:r w:rsidRPr="00A22826">
              <w:t>Product upgrades, bugs, and design change requests for Microsoft products.</w:t>
            </w:r>
          </w:p>
        </w:tc>
      </w:tr>
      <w:tr w:rsidR="00FC063B" w14:paraId="15A7E2F2" w14:textId="77777777" w:rsidTr="00E15C63">
        <w:trPr>
          <w:cnfStyle w:val="000000100000" w:firstRow="0" w:lastRow="0" w:firstColumn="0" w:lastColumn="0" w:oddVBand="0" w:evenVBand="0" w:oddHBand="1" w:evenHBand="0" w:firstRowFirstColumn="0" w:firstRowLastColumn="0" w:lastRowFirstColumn="0" w:lastRowLastColumn="0"/>
          <w:trHeight w:val="300"/>
        </w:trPr>
        <w:tc>
          <w:tcPr>
            <w:tcW w:w="3150" w:type="dxa"/>
          </w:tcPr>
          <w:p w14:paraId="26013DCC" w14:textId="1294DCC8" w:rsidR="00E15C63" w:rsidRPr="00E15C63" w:rsidRDefault="00592284" w:rsidP="00E15C63">
            <w:pPr>
              <w:pStyle w:val="TableText"/>
            </w:pPr>
            <w:r w:rsidRPr="00592284">
              <w:t>Organizational redesign</w:t>
            </w:r>
          </w:p>
        </w:tc>
        <w:tc>
          <w:tcPr>
            <w:tcW w:w="5711" w:type="dxa"/>
          </w:tcPr>
          <w:p w14:paraId="21DC25EE" w14:textId="39C0032A" w:rsidR="00E15C63" w:rsidRPr="00E15C63" w:rsidRDefault="00592284" w:rsidP="00E15C63">
            <w:pPr>
              <w:pStyle w:val="TableText"/>
            </w:pPr>
            <w:r w:rsidRPr="00592284">
              <w:t>Designing or redesigning the Customer’s functional organization is not included.</w:t>
            </w:r>
          </w:p>
        </w:tc>
      </w:tr>
      <w:tr w:rsidR="00FC063B" w14:paraId="3D92562E" w14:textId="77777777" w:rsidTr="00E15C63">
        <w:trPr>
          <w:cnfStyle w:val="000000010000" w:firstRow="0" w:lastRow="0" w:firstColumn="0" w:lastColumn="0" w:oddVBand="0" w:evenVBand="0" w:oddHBand="0" w:evenHBand="1" w:firstRowFirstColumn="0" w:firstRowLastColumn="0" w:lastRowFirstColumn="0" w:lastRowLastColumn="0"/>
          <w:trHeight w:val="300"/>
        </w:trPr>
        <w:tc>
          <w:tcPr>
            <w:tcW w:w="3150" w:type="dxa"/>
          </w:tcPr>
          <w:p w14:paraId="07C19F7B" w14:textId="7F63EBD0" w:rsidR="00E15C63" w:rsidRPr="00E15C63" w:rsidRDefault="00653364" w:rsidP="00E15C63">
            <w:pPr>
              <w:pStyle w:val="TableText"/>
            </w:pPr>
            <w:r w:rsidRPr="00653364">
              <w:t>Branding</w:t>
            </w:r>
          </w:p>
        </w:tc>
        <w:tc>
          <w:tcPr>
            <w:tcW w:w="5711" w:type="dxa"/>
          </w:tcPr>
          <w:p w14:paraId="2A0FDCB2" w14:textId="719BC650" w:rsidR="00E15C63" w:rsidRPr="00E15C63" w:rsidRDefault="00653364" w:rsidP="00E15C63">
            <w:pPr>
              <w:pStyle w:val="TableText"/>
            </w:pPr>
            <w:r w:rsidRPr="00653364">
              <w:t xml:space="preserve">Microsoft will not create or design any graphical elements or corporate branding elements related to this </w:t>
            </w:r>
            <w:r w:rsidR="00E86063">
              <w:t>project</w:t>
            </w:r>
            <w:r w:rsidRPr="00653364">
              <w:t>.</w:t>
            </w:r>
          </w:p>
        </w:tc>
      </w:tr>
      <w:tr w:rsidR="00FC063B" w14:paraId="0122D37A" w14:textId="77777777" w:rsidTr="00E15C63">
        <w:trPr>
          <w:cnfStyle w:val="000000100000" w:firstRow="0" w:lastRow="0" w:firstColumn="0" w:lastColumn="0" w:oddVBand="0" w:evenVBand="0" w:oddHBand="1" w:evenHBand="0" w:firstRowFirstColumn="0" w:firstRowLastColumn="0" w:lastRowFirstColumn="0" w:lastRowLastColumn="0"/>
          <w:trHeight w:val="300"/>
        </w:trPr>
        <w:tc>
          <w:tcPr>
            <w:tcW w:w="3150" w:type="dxa"/>
          </w:tcPr>
          <w:p w14:paraId="3201016C" w14:textId="22D1104C" w:rsidR="00E15C63" w:rsidRPr="00E15C63" w:rsidRDefault="009634C2" w:rsidP="00E15C63">
            <w:pPr>
              <w:pStyle w:val="TableText"/>
            </w:pPr>
            <w:r w:rsidRPr="009634C2">
              <w:t>User communications</w:t>
            </w:r>
          </w:p>
        </w:tc>
        <w:tc>
          <w:tcPr>
            <w:tcW w:w="5711" w:type="dxa"/>
          </w:tcPr>
          <w:p w14:paraId="6BA0567C" w14:textId="024B6D71" w:rsidR="00E15C63" w:rsidRPr="00E15C63" w:rsidRDefault="009634C2" w:rsidP="00E15C63">
            <w:pPr>
              <w:pStyle w:val="TableText"/>
            </w:pPr>
            <w:r w:rsidRPr="009634C2">
              <w:t xml:space="preserve">Microsoft will not manage any direct user communications associated with the </w:t>
            </w:r>
            <w:r w:rsidR="00E86063">
              <w:t>project</w:t>
            </w:r>
            <w:r w:rsidRPr="009634C2">
              <w:t>.</w:t>
            </w:r>
          </w:p>
        </w:tc>
      </w:tr>
      <w:tr w:rsidR="00FC063B" w14:paraId="15172BBF" w14:textId="77777777" w:rsidTr="00E15C63">
        <w:trPr>
          <w:cnfStyle w:val="000000010000" w:firstRow="0" w:lastRow="0" w:firstColumn="0" w:lastColumn="0" w:oddVBand="0" w:evenVBand="0" w:oddHBand="0" w:evenHBand="1" w:firstRowFirstColumn="0" w:firstRowLastColumn="0" w:lastRowFirstColumn="0" w:lastRowLastColumn="0"/>
          <w:trHeight w:val="300"/>
        </w:trPr>
        <w:tc>
          <w:tcPr>
            <w:tcW w:w="3150" w:type="dxa"/>
          </w:tcPr>
          <w:p w14:paraId="3017AFAF" w14:textId="283FADE9" w:rsidR="00E15C63" w:rsidRPr="00E15C63" w:rsidRDefault="00E86594" w:rsidP="00E15C63">
            <w:pPr>
              <w:pStyle w:val="TableText"/>
            </w:pPr>
            <w:r w:rsidRPr="00E86594">
              <w:t>In-</w:t>
            </w:r>
            <w:r w:rsidR="00E568C5">
              <w:t>c</w:t>
            </w:r>
            <w:r w:rsidRPr="00E86594">
              <w:t>lass training</w:t>
            </w:r>
          </w:p>
        </w:tc>
        <w:tc>
          <w:tcPr>
            <w:tcW w:w="5711" w:type="dxa"/>
          </w:tcPr>
          <w:p w14:paraId="17BBA78B" w14:textId="65C3B4FD" w:rsidR="00E15C63" w:rsidRPr="00E15C63" w:rsidRDefault="00E86594" w:rsidP="00E15C63">
            <w:pPr>
              <w:pStyle w:val="TableText"/>
            </w:pPr>
            <w:r w:rsidRPr="00E86594">
              <w:t>Formal in-class user training or the creation of custom training materials.</w:t>
            </w:r>
          </w:p>
        </w:tc>
      </w:tr>
      <w:tr w:rsidR="00FC063B" w14:paraId="76B10BC4" w14:textId="77777777" w:rsidTr="00E15C63">
        <w:trPr>
          <w:cnfStyle w:val="000000100000" w:firstRow="0" w:lastRow="0" w:firstColumn="0" w:lastColumn="0" w:oddVBand="0" w:evenVBand="0" w:oddHBand="1" w:evenHBand="0" w:firstRowFirstColumn="0" w:firstRowLastColumn="0" w:lastRowFirstColumn="0" w:lastRowLastColumn="0"/>
          <w:trHeight w:val="300"/>
        </w:trPr>
        <w:tc>
          <w:tcPr>
            <w:tcW w:w="3150" w:type="dxa"/>
          </w:tcPr>
          <w:p w14:paraId="3549BBEE" w14:textId="16E3355C" w:rsidR="009634C2" w:rsidRPr="00E15C63" w:rsidRDefault="00A378E8" w:rsidP="00E15C63">
            <w:pPr>
              <w:pStyle w:val="TableText"/>
            </w:pPr>
            <w:r w:rsidRPr="00A378E8">
              <w:t>Governance and regulatory compliance</w:t>
            </w:r>
          </w:p>
        </w:tc>
        <w:tc>
          <w:tcPr>
            <w:tcW w:w="5711" w:type="dxa"/>
          </w:tcPr>
          <w:p w14:paraId="68BB5B78" w14:textId="47C18112" w:rsidR="009634C2" w:rsidRPr="00E15C63" w:rsidRDefault="00A378E8" w:rsidP="00E15C63">
            <w:pPr>
              <w:pStyle w:val="TableText"/>
            </w:pPr>
            <w:r w:rsidRPr="00A378E8">
              <w:t>Microsoft will not be responsible for assessment or review of governance or regulatory compliance.</w:t>
            </w:r>
          </w:p>
        </w:tc>
      </w:tr>
      <w:tr w:rsidR="00FC063B" w14:paraId="7AC4B8F9" w14:textId="77777777" w:rsidTr="00E15C63">
        <w:trPr>
          <w:cnfStyle w:val="000000010000" w:firstRow="0" w:lastRow="0" w:firstColumn="0" w:lastColumn="0" w:oddVBand="0" w:evenVBand="0" w:oddHBand="0" w:evenHBand="1" w:firstRowFirstColumn="0" w:firstRowLastColumn="0" w:lastRowFirstColumn="0" w:lastRowLastColumn="0"/>
          <w:trHeight w:val="300"/>
        </w:trPr>
        <w:tc>
          <w:tcPr>
            <w:tcW w:w="3150" w:type="dxa"/>
          </w:tcPr>
          <w:p w14:paraId="46A5C819" w14:textId="1E631B7B" w:rsidR="009634C2" w:rsidRPr="00E15C63" w:rsidRDefault="00B60EA8" w:rsidP="00E15C63">
            <w:pPr>
              <w:pStyle w:val="TableText"/>
            </w:pPr>
            <w:r>
              <w:t>Deployment, installation, configuration, and testing</w:t>
            </w:r>
          </w:p>
        </w:tc>
        <w:tc>
          <w:tcPr>
            <w:tcW w:w="5711" w:type="dxa"/>
          </w:tcPr>
          <w:p w14:paraId="77BC8897" w14:textId="3F13D3E2" w:rsidR="00B60EA8" w:rsidRDefault="00B60EA8" w:rsidP="00B60EA8">
            <w:pPr>
              <w:pStyle w:val="TableText"/>
            </w:pPr>
            <w:r>
              <w:t>The following items are not included:</w:t>
            </w:r>
          </w:p>
          <w:p w14:paraId="16D1070A" w14:textId="6E248FBE" w:rsidR="00B60EA8" w:rsidRDefault="00B60EA8" w:rsidP="00B60EA8">
            <w:pPr>
              <w:pStyle w:val="Tablebullet1"/>
            </w:pPr>
            <w:r>
              <w:t>Deployment and/or configuration of new Azure environments.</w:t>
            </w:r>
          </w:p>
          <w:p w14:paraId="6C07B99C" w14:textId="72B06E0D" w:rsidR="00B60EA8" w:rsidRDefault="00B60EA8" w:rsidP="00B60EA8">
            <w:pPr>
              <w:pStyle w:val="Tablebullet1"/>
            </w:pPr>
            <w:r>
              <w:t>Installation, configuration, and testing of non-Microsoft software other than software identified as within scope.</w:t>
            </w:r>
          </w:p>
          <w:p w14:paraId="7F68919A" w14:textId="12018C80" w:rsidR="00B60EA8" w:rsidRDefault="00B60EA8" w:rsidP="00B60EA8">
            <w:pPr>
              <w:pStyle w:val="Tablebullet1"/>
            </w:pPr>
            <w:r>
              <w:t>Testing and configuration of applications and services outside of those required to support the deployment of the solution.</w:t>
            </w:r>
          </w:p>
          <w:p w14:paraId="60FA3B60" w14:textId="52ACA49D" w:rsidR="009634C2" w:rsidRPr="00E15C63" w:rsidRDefault="00B60EA8" w:rsidP="00B60EA8">
            <w:pPr>
              <w:pStyle w:val="Tablebullet1"/>
            </w:pPr>
            <w:r>
              <w:t>On-premises software or hardware installation, this includes software such as Microsoft Data Integration Runtime.</w:t>
            </w:r>
          </w:p>
        </w:tc>
      </w:tr>
      <w:tr w:rsidR="00FC063B" w14:paraId="45C6E1EF" w14:textId="77777777" w:rsidTr="00E15C63">
        <w:trPr>
          <w:cnfStyle w:val="000000100000" w:firstRow="0" w:lastRow="0" w:firstColumn="0" w:lastColumn="0" w:oddVBand="0" w:evenVBand="0" w:oddHBand="1" w:evenHBand="0" w:firstRowFirstColumn="0" w:firstRowLastColumn="0" w:lastRowFirstColumn="0" w:lastRowLastColumn="0"/>
          <w:trHeight w:val="300"/>
        </w:trPr>
        <w:tc>
          <w:tcPr>
            <w:tcW w:w="3150" w:type="dxa"/>
          </w:tcPr>
          <w:p w14:paraId="67F92642" w14:textId="500E5EF4" w:rsidR="009634C2" w:rsidRPr="00E15C63" w:rsidRDefault="00B13A7C" w:rsidP="00E15C63">
            <w:pPr>
              <w:pStyle w:val="TableText"/>
            </w:pPr>
            <w:r w:rsidRPr="00B13A7C">
              <w:t>Network and storage</w:t>
            </w:r>
          </w:p>
        </w:tc>
        <w:tc>
          <w:tcPr>
            <w:tcW w:w="5711" w:type="dxa"/>
          </w:tcPr>
          <w:p w14:paraId="5C3DB147" w14:textId="27445F44" w:rsidR="009634C2" w:rsidRPr="00E15C63" w:rsidRDefault="00B13A7C" w:rsidP="00E15C63">
            <w:pPr>
              <w:pStyle w:val="TableText"/>
            </w:pPr>
            <w:r w:rsidRPr="00B13A7C">
              <w:t>Troubleshooting or remediation of existing network and storage systems is not in scope.</w:t>
            </w:r>
          </w:p>
        </w:tc>
      </w:tr>
      <w:tr w:rsidR="00FC063B" w14:paraId="7D7899E1" w14:textId="77777777" w:rsidTr="00E15C63">
        <w:trPr>
          <w:cnfStyle w:val="000000010000" w:firstRow="0" w:lastRow="0" w:firstColumn="0" w:lastColumn="0" w:oddVBand="0" w:evenVBand="0" w:oddHBand="0" w:evenHBand="1" w:firstRowFirstColumn="0" w:firstRowLastColumn="0" w:lastRowFirstColumn="0" w:lastRowLastColumn="0"/>
          <w:trHeight w:val="300"/>
        </w:trPr>
        <w:tc>
          <w:tcPr>
            <w:tcW w:w="3150" w:type="dxa"/>
          </w:tcPr>
          <w:p w14:paraId="7B2EC981" w14:textId="20DC5B35" w:rsidR="009634C2" w:rsidRPr="00E15C63" w:rsidRDefault="003F02DB" w:rsidP="00E15C63">
            <w:pPr>
              <w:pStyle w:val="TableText"/>
            </w:pPr>
            <w:r>
              <w:t xml:space="preserve">Data </w:t>
            </w:r>
            <w:r w:rsidR="00E568C5">
              <w:t>c</w:t>
            </w:r>
            <w:r>
              <w:t>leansing</w:t>
            </w:r>
          </w:p>
        </w:tc>
        <w:tc>
          <w:tcPr>
            <w:tcW w:w="5711" w:type="dxa"/>
          </w:tcPr>
          <w:p w14:paraId="4CF566E1" w14:textId="497D6339" w:rsidR="009634C2" w:rsidRPr="00E15C63" w:rsidRDefault="003F02DB" w:rsidP="003F02DB">
            <w:pPr>
              <w:pStyle w:val="TableText"/>
            </w:pPr>
            <w:r>
              <w:t xml:space="preserve">Data </w:t>
            </w:r>
            <w:r w:rsidR="00E568C5">
              <w:t>c</w:t>
            </w:r>
            <w:r>
              <w:t>leansing is out of scope.</w:t>
            </w:r>
          </w:p>
        </w:tc>
      </w:tr>
      <w:tr w:rsidR="00FC063B" w14:paraId="028DE9D3" w14:textId="77777777" w:rsidTr="00E15C63">
        <w:trPr>
          <w:cnfStyle w:val="000000100000" w:firstRow="0" w:lastRow="0" w:firstColumn="0" w:lastColumn="0" w:oddVBand="0" w:evenVBand="0" w:oddHBand="1" w:evenHBand="0" w:firstRowFirstColumn="0" w:firstRowLastColumn="0" w:lastRowFirstColumn="0" w:lastRowLastColumn="0"/>
          <w:trHeight w:val="300"/>
        </w:trPr>
        <w:tc>
          <w:tcPr>
            <w:tcW w:w="3150" w:type="dxa"/>
          </w:tcPr>
          <w:p w14:paraId="16B44C45" w14:textId="1B8DFEF8" w:rsidR="009634C2" w:rsidRPr="00E15C63" w:rsidRDefault="008F156D" w:rsidP="00E15C63">
            <w:pPr>
              <w:pStyle w:val="TableText"/>
            </w:pPr>
            <w:r>
              <w:t xml:space="preserve">Data </w:t>
            </w:r>
            <w:r w:rsidR="00E568C5">
              <w:t>q</w:t>
            </w:r>
            <w:r>
              <w:t>uality</w:t>
            </w:r>
          </w:p>
        </w:tc>
        <w:tc>
          <w:tcPr>
            <w:tcW w:w="5711" w:type="dxa"/>
          </w:tcPr>
          <w:p w14:paraId="52727B4B" w14:textId="15D8361F" w:rsidR="008F156D" w:rsidRDefault="008F156D" w:rsidP="008F156D">
            <w:pPr>
              <w:pStyle w:val="TableText"/>
            </w:pPr>
            <w:r>
              <w:t>Any data quality issues, remediation and the resulting additional effort are out of scope.</w:t>
            </w:r>
          </w:p>
          <w:p w14:paraId="0CF0D573" w14:textId="77777777" w:rsidR="008F156D" w:rsidRDefault="008F156D" w:rsidP="008F156D">
            <w:pPr>
              <w:pStyle w:val="TableText"/>
            </w:pPr>
            <w:r>
              <w:t>These issues include but are not limited to:</w:t>
            </w:r>
          </w:p>
          <w:p w14:paraId="0E395128" w14:textId="4D87DECD" w:rsidR="008F156D" w:rsidRDefault="008F156D" w:rsidP="008F156D">
            <w:pPr>
              <w:pStyle w:val="Tablebullet1"/>
            </w:pPr>
            <w:r>
              <w:t>Duplicate rows</w:t>
            </w:r>
            <w:r w:rsidR="00E568C5">
              <w:t>.</w:t>
            </w:r>
          </w:p>
          <w:p w14:paraId="47EB1DBC" w14:textId="641A0E94" w:rsidR="008F156D" w:rsidRDefault="008F156D" w:rsidP="008F156D">
            <w:pPr>
              <w:pStyle w:val="Tablebullet1"/>
            </w:pPr>
            <w:r>
              <w:t>Missing or empty data column</w:t>
            </w:r>
            <w:r w:rsidR="00E568C5">
              <w:t>.</w:t>
            </w:r>
          </w:p>
          <w:p w14:paraId="21E08399" w14:textId="228E0974" w:rsidR="008F156D" w:rsidRDefault="008F156D" w:rsidP="008F156D">
            <w:pPr>
              <w:pStyle w:val="Tablebullet1"/>
            </w:pPr>
            <w:r>
              <w:t>Variable size schema (i.e. inconsistent or unexpected number of column)</w:t>
            </w:r>
            <w:r w:rsidR="00E568C5">
              <w:t>.</w:t>
            </w:r>
          </w:p>
          <w:p w14:paraId="3D25574E" w14:textId="21C53A4E" w:rsidR="008F156D" w:rsidRDefault="008F156D" w:rsidP="008F156D">
            <w:pPr>
              <w:pStyle w:val="Tablebullet1"/>
            </w:pPr>
            <w:r>
              <w:t>Inconsistent timestamps</w:t>
            </w:r>
            <w:r w:rsidR="00E568C5">
              <w:t>.</w:t>
            </w:r>
          </w:p>
          <w:p w14:paraId="5C931331" w14:textId="1FB67C7B" w:rsidR="008F156D" w:rsidRDefault="008F156D" w:rsidP="008F156D">
            <w:pPr>
              <w:pStyle w:val="Tablebullet1"/>
            </w:pPr>
            <w:r>
              <w:t>Unexpected data types (i.e. Character strings in numeric columns)</w:t>
            </w:r>
            <w:r w:rsidR="00E568C5">
              <w:t>.</w:t>
            </w:r>
          </w:p>
          <w:p w14:paraId="1DDEAC8A" w14:textId="4E5C1F64" w:rsidR="009634C2" w:rsidRPr="00E15C63" w:rsidRDefault="008F156D" w:rsidP="008F156D">
            <w:pPr>
              <w:pStyle w:val="Tablebullet1"/>
            </w:pPr>
            <w:r>
              <w:t>Unresolved lookups</w:t>
            </w:r>
            <w:r w:rsidR="00E568C5">
              <w:t>.</w:t>
            </w:r>
          </w:p>
        </w:tc>
      </w:tr>
      <w:tr w:rsidR="00FC063B" w14:paraId="5771735D" w14:textId="77777777" w:rsidTr="00E15C63">
        <w:trPr>
          <w:cnfStyle w:val="000000010000" w:firstRow="0" w:lastRow="0" w:firstColumn="0" w:lastColumn="0" w:oddVBand="0" w:evenVBand="0" w:oddHBand="0" w:evenHBand="1" w:firstRowFirstColumn="0" w:firstRowLastColumn="0" w:lastRowFirstColumn="0" w:lastRowLastColumn="0"/>
          <w:trHeight w:val="300"/>
        </w:trPr>
        <w:tc>
          <w:tcPr>
            <w:tcW w:w="3150" w:type="dxa"/>
          </w:tcPr>
          <w:p w14:paraId="48D48BA4" w14:textId="76DF407F" w:rsidR="003F02DB" w:rsidRPr="00E15C63" w:rsidRDefault="00F4267E" w:rsidP="00E15C63">
            <w:pPr>
              <w:pStyle w:val="TableText"/>
            </w:pPr>
            <w:r w:rsidRPr="00F4267E">
              <w:lastRenderedPageBreak/>
              <w:t>Machine learning</w:t>
            </w:r>
          </w:p>
        </w:tc>
        <w:tc>
          <w:tcPr>
            <w:tcW w:w="5711" w:type="dxa"/>
          </w:tcPr>
          <w:p w14:paraId="1CFE00CD" w14:textId="6C56AC74" w:rsidR="003F02DB" w:rsidRPr="00E15C63" w:rsidRDefault="00F4267E" w:rsidP="00E15C63">
            <w:pPr>
              <w:pStyle w:val="TableText"/>
            </w:pPr>
            <w:r w:rsidRPr="00F4267E">
              <w:t>Training or fine-tuning of models using customer data is out of scope.</w:t>
            </w:r>
          </w:p>
        </w:tc>
      </w:tr>
      <w:tr w:rsidR="00FC063B" w14:paraId="64B3B825" w14:textId="77777777" w:rsidTr="00E15C63">
        <w:trPr>
          <w:cnfStyle w:val="000000100000" w:firstRow="0" w:lastRow="0" w:firstColumn="0" w:lastColumn="0" w:oddVBand="0" w:evenVBand="0" w:oddHBand="1" w:evenHBand="0" w:firstRowFirstColumn="0" w:firstRowLastColumn="0" w:lastRowFirstColumn="0" w:lastRowLastColumn="0"/>
          <w:trHeight w:val="300"/>
        </w:trPr>
        <w:tc>
          <w:tcPr>
            <w:tcW w:w="3150" w:type="dxa"/>
          </w:tcPr>
          <w:p w14:paraId="7C18EF53" w14:textId="2BB5FB48" w:rsidR="003F02DB" w:rsidRPr="00E15C63" w:rsidRDefault="008348F8" w:rsidP="00E15C63">
            <w:pPr>
              <w:pStyle w:val="TableText"/>
            </w:pPr>
            <w:r w:rsidRPr="008348F8">
              <w:t>Process reengineering</w:t>
            </w:r>
          </w:p>
        </w:tc>
        <w:tc>
          <w:tcPr>
            <w:tcW w:w="5711" w:type="dxa"/>
          </w:tcPr>
          <w:p w14:paraId="63A24EBE" w14:textId="2668FEE3" w:rsidR="003F02DB" w:rsidRPr="00E15C63" w:rsidRDefault="008348F8" w:rsidP="00E15C63">
            <w:pPr>
              <w:pStyle w:val="TableText"/>
            </w:pPr>
            <w:r w:rsidRPr="008348F8">
              <w:t>Redesign or re-engineering of the Customer’s business processes is not included.</w:t>
            </w:r>
          </w:p>
        </w:tc>
      </w:tr>
      <w:tr w:rsidR="00FC063B" w14:paraId="54931948" w14:textId="77777777" w:rsidTr="00E15C63">
        <w:trPr>
          <w:cnfStyle w:val="000000010000" w:firstRow="0" w:lastRow="0" w:firstColumn="0" w:lastColumn="0" w:oddVBand="0" w:evenVBand="0" w:oddHBand="0" w:evenHBand="1" w:firstRowFirstColumn="0" w:firstRowLastColumn="0" w:lastRowFirstColumn="0" w:lastRowLastColumn="0"/>
          <w:trHeight w:val="300"/>
        </w:trPr>
        <w:tc>
          <w:tcPr>
            <w:tcW w:w="3150" w:type="dxa"/>
          </w:tcPr>
          <w:p w14:paraId="5DAC5D93" w14:textId="465C6A35" w:rsidR="003F02DB" w:rsidRPr="00E15C63" w:rsidRDefault="00E24DAD" w:rsidP="00E15C63">
            <w:pPr>
              <w:pStyle w:val="TableText"/>
            </w:pPr>
            <w:r w:rsidRPr="00E24DAD">
              <w:t>Organizational design</w:t>
            </w:r>
          </w:p>
        </w:tc>
        <w:tc>
          <w:tcPr>
            <w:tcW w:w="5711" w:type="dxa"/>
          </w:tcPr>
          <w:p w14:paraId="388EAD17" w14:textId="69BE046C" w:rsidR="003F02DB" w:rsidRPr="00E15C63" w:rsidRDefault="00E24DAD" w:rsidP="00E15C63">
            <w:pPr>
              <w:pStyle w:val="TableText"/>
            </w:pPr>
            <w:r w:rsidRPr="00E24DAD">
              <w:t xml:space="preserve">Designing </w:t>
            </w:r>
            <w:r w:rsidR="00E568C5">
              <w:t>–</w:t>
            </w:r>
            <w:r w:rsidRPr="00E24DAD">
              <w:t xml:space="preserve"> or</w:t>
            </w:r>
            <w:r w:rsidR="00E568C5">
              <w:t xml:space="preserve"> </w:t>
            </w:r>
            <w:r w:rsidRPr="00E24DAD">
              <w:t>redesigning – the Customer’s functional organization</w:t>
            </w:r>
            <w:r w:rsidR="00BE12C2">
              <w:t xml:space="preserve"> is not included.</w:t>
            </w:r>
          </w:p>
        </w:tc>
      </w:tr>
      <w:tr w:rsidR="00FC063B" w14:paraId="65E79F5B" w14:textId="77777777" w:rsidTr="00E15C63">
        <w:trPr>
          <w:cnfStyle w:val="000000100000" w:firstRow="0" w:lastRow="0" w:firstColumn="0" w:lastColumn="0" w:oddVBand="0" w:evenVBand="0" w:oddHBand="1" w:evenHBand="0" w:firstRowFirstColumn="0" w:firstRowLastColumn="0" w:lastRowFirstColumn="0" w:lastRowLastColumn="0"/>
          <w:trHeight w:val="300"/>
        </w:trPr>
        <w:tc>
          <w:tcPr>
            <w:tcW w:w="3150" w:type="dxa"/>
          </w:tcPr>
          <w:p w14:paraId="39D1749B" w14:textId="392A32AF" w:rsidR="003F02DB" w:rsidRPr="00E15C63" w:rsidRDefault="0027582B" w:rsidP="00E15C63">
            <w:pPr>
              <w:pStyle w:val="TableText"/>
            </w:pPr>
            <w:r w:rsidRPr="0027582B">
              <w:t>Information security/application development policies</w:t>
            </w:r>
          </w:p>
        </w:tc>
        <w:tc>
          <w:tcPr>
            <w:tcW w:w="5711" w:type="dxa"/>
          </w:tcPr>
          <w:p w14:paraId="337335E7" w14:textId="5D6CF425" w:rsidR="003F02DB" w:rsidRPr="00E15C63" w:rsidRDefault="0027582B" w:rsidP="00E15C63">
            <w:pPr>
              <w:pStyle w:val="TableText"/>
            </w:pPr>
            <w:r w:rsidRPr="0027582B">
              <w:t>Information security and application development policies will not be created.</w:t>
            </w:r>
          </w:p>
        </w:tc>
      </w:tr>
      <w:tr w:rsidR="00FC063B" w14:paraId="5DE332A7" w14:textId="77777777" w:rsidTr="00E15C63">
        <w:trPr>
          <w:cnfStyle w:val="000000010000" w:firstRow="0" w:lastRow="0" w:firstColumn="0" w:lastColumn="0" w:oddVBand="0" w:evenVBand="0" w:oddHBand="0" w:evenHBand="1" w:firstRowFirstColumn="0" w:firstRowLastColumn="0" w:lastRowFirstColumn="0" w:lastRowLastColumn="0"/>
          <w:trHeight w:val="300"/>
        </w:trPr>
        <w:tc>
          <w:tcPr>
            <w:tcW w:w="3150" w:type="dxa"/>
          </w:tcPr>
          <w:p w14:paraId="01D947FE" w14:textId="68065411" w:rsidR="003F02DB" w:rsidRPr="00E15C63" w:rsidRDefault="00335CF0" w:rsidP="00E15C63">
            <w:pPr>
              <w:pStyle w:val="TableText"/>
            </w:pPr>
            <w:r w:rsidRPr="00335CF0">
              <w:t>Application security code review</w:t>
            </w:r>
          </w:p>
        </w:tc>
        <w:tc>
          <w:tcPr>
            <w:tcW w:w="5711" w:type="dxa"/>
          </w:tcPr>
          <w:p w14:paraId="07AB9E43" w14:textId="66F63BF7" w:rsidR="003F02DB" w:rsidRPr="00E15C63" w:rsidRDefault="00335CF0" w:rsidP="00E15C63">
            <w:pPr>
              <w:pStyle w:val="TableText"/>
            </w:pPr>
            <w:r w:rsidRPr="00335CF0">
              <w:t xml:space="preserve">Security code review of an application or applications outside of the current </w:t>
            </w:r>
            <w:r w:rsidR="00E86063">
              <w:t>project</w:t>
            </w:r>
            <w:r w:rsidRPr="00335CF0">
              <w:t xml:space="preserve"> scope.</w:t>
            </w:r>
          </w:p>
        </w:tc>
      </w:tr>
      <w:tr w:rsidR="00FC063B" w14:paraId="2E885A3A" w14:textId="77777777" w:rsidTr="00E15C63">
        <w:trPr>
          <w:cnfStyle w:val="000000100000" w:firstRow="0" w:lastRow="0" w:firstColumn="0" w:lastColumn="0" w:oddVBand="0" w:evenVBand="0" w:oddHBand="1" w:evenHBand="0" w:firstRowFirstColumn="0" w:firstRowLastColumn="0" w:lastRowFirstColumn="0" w:lastRowLastColumn="0"/>
          <w:trHeight w:val="300"/>
        </w:trPr>
        <w:tc>
          <w:tcPr>
            <w:tcW w:w="3150" w:type="dxa"/>
          </w:tcPr>
          <w:p w14:paraId="701B17FB" w14:textId="707B9529" w:rsidR="003F02DB" w:rsidRPr="00E15C63" w:rsidRDefault="009979AB" w:rsidP="00E15C63">
            <w:pPr>
              <w:pStyle w:val="TableText"/>
            </w:pPr>
            <w:r w:rsidRPr="009979AB">
              <w:t>System integration</w:t>
            </w:r>
          </w:p>
        </w:tc>
        <w:tc>
          <w:tcPr>
            <w:tcW w:w="5711" w:type="dxa"/>
          </w:tcPr>
          <w:p w14:paraId="5A73FB9B" w14:textId="0D4C8AD6" w:rsidR="003F02DB" w:rsidRPr="00E15C63" w:rsidRDefault="009979AB" w:rsidP="00E15C63">
            <w:pPr>
              <w:pStyle w:val="TableText"/>
            </w:pPr>
            <w:r w:rsidRPr="009979AB">
              <w:t xml:space="preserve">Modifications to third-party systems or external interfaces to support integration are not in scope for this </w:t>
            </w:r>
            <w:r w:rsidR="00E86063">
              <w:t>project</w:t>
            </w:r>
            <w:r w:rsidRPr="009979AB">
              <w:t>.</w:t>
            </w:r>
          </w:p>
        </w:tc>
      </w:tr>
      <w:tr w:rsidR="00FC063B" w14:paraId="4B6EB9CB" w14:textId="77777777" w:rsidTr="00E15C63">
        <w:trPr>
          <w:cnfStyle w:val="000000010000" w:firstRow="0" w:lastRow="0" w:firstColumn="0" w:lastColumn="0" w:oddVBand="0" w:evenVBand="0" w:oddHBand="0" w:evenHBand="1" w:firstRowFirstColumn="0" w:firstRowLastColumn="0" w:lastRowFirstColumn="0" w:lastRowLastColumn="0"/>
          <w:trHeight w:val="300"/>
        </w:trPr>
        <w:tc>
          <w:tcPr>
            <w:tcW w:w="3150" w:type="dxa"/>
          </w:tcPr>
          <w:p w14:paraId="3FFA32A5" w14:textId="409A1F29" w:rsidR="003F02DB" w:rsidRPr="00E15C63" w:rsidRDefault="00E733AA" w:rsidP="00E15C63">
            <w:pPr>
              <w:pStyle w:val="TableText"/>
            </w:pPr>
            <w:r w:rsidRPr="00E733AA">
              <w:t>Customer-specific security and compliance</w:t>
            </w:r>
          </w:p>
        </w:tc>
        <w:tc>
          <w:tcPr>
            <w:tcW w:w="5711" w:type="dxa"/>
          </w:tcPr>
          <w:p w14:paraId="7C75BA08" w14:textId="13E770F1" w:rsidR="003F02DB" w:rsidRPr="00E15C63" w:rsidRDefault="00E733AA" w:rsidP="00E15C63">
            <w:pPr>
              <w:pStyle w:val="TableText"/>
            </w:pPr>
            <w:r w:rsidRPr="00E733AA">
              <w:t xml:space="preserve">Implementation of </w:t>
            </w:r>
            <w:r w:rsidR="00BE12C2">
              <w:t>C</w:t>
            </w:r>
            <w:r w:rsidRPr="00E733AA">
              <w:t xml:space="preserve">ustomer-specific security and/or compliance requirements. If the Customer requires Microsoft to assist with implementation of </w:t>
            </w:r>
            <w:r w:rsidR="002C5D03">
              <w:t>C</w:t>
            </w:r>
            <w:r w:rsidRPr="00E733AA">
              <w:t xml:space="preserve">ustomer-specific security and/or compliance requirements, then this will be handled via the </w:t>
            </w:r>
            <w:r w:rsidR="002C5D03">
              <w:t>c</w:t>
            </w:r>
            <w:r w:rsidRPr="00E733AA">
              <w:t>hange management process.</w:t>
            </w:r>
          </w:p>
        </w:tc>
      </w:tr>
    </w:tbl>
    <w:p w14:paraId="479FF5F5" w14:textId="5A43CF6B" w:rsidR="00424AB4" w:rsidRPr="00424AB4" w:rsidRDefault="00424AB4" w:rsidP="00424AB4">
      <w:pPr>
        <w:pStyle w:val="Heading1NUM"/>
      </w:pPr>
      <w:bookmarkStart w:id="30" w:name="_Toc225414273"/>
      <w:r w:rsidRPr="00424AB4">
        <w:t>Definitions and acronyms</w:t>
      </w:r>
      <w:bookmarkEnd w:id="26"/>
      <w:bookmarkEnd w:id="30"/>
    </w:p>
    <w:p w14:paraId="5E4A24E5" w14:textId="66B3CBD7" w:rsidR="0065071E" w:rsidRPr="00CA48A6" w:rsidRDefault="00CA48A6" w:rsidP="00CA48A6">
      <w:r w:rsidRPr="00CA48A6">
        <w:t>The following table lists terms, initialisms, and acronyms used in this document.</w:t>
      </w:r>
    </w:p>
    <w:p w14:paraId="4C3CEA40" w14:textId="2A811BC9" w:rsidR="00D96620" w:rsidRDefault="00D96620" w:rsidP="00D96620">
      <w:pPr>
        <w:pStyle w:val="Caption-Table-Above"/>
      </w:pPr>
      <w:bookmarkStart w:id="31" w:name="_Toc213430936"/>
      <w:r>
        <w:t xml:space="preserve">Table </w:t>
      </w:r>
      <w:r>
        <w:fldChar w:fldCharType="begin"/>
      </w:r>
      <w:r>
        <w:instrText>SEQ Table \* ARABIC</w:instrText>
      </w:r>
      <w:r>
        <w:fldChar w:fldCharType="separate"/>
      </w:r>
      <w:r w:rsidR="00CA523B">
        <w:rPr>
          <w:noProof/>
        </w:rPr>
        <w:t>6</w:t>
      </w:r>
      <w:r>
        <w:fldChar w:fldCharType="end"/>
      </w:r>
      <w:r w:rsidRPr="003F0E4E">
        <w:t xml:space="preserve">: </w:t>
      </w:r>
      <w:r>
        <w:t>Table of abbreviations</w:t>
      </w:r>
      <w:bookmarkEnd w:id="31"/>
    </w:p>
    <w:tbl>
      <w:tblPr>
        <w:tblStyle w:val="RFX-SOWTable"/>
        <w:tblW w:w="0" w:type="auto"/>
        <w:tblLook w:val="04A0" w:firstRow="1" w:lastRow="0" w:firstColumn="1" w:lastColumn="0" w:noHBand="0" w:noVBand="1"/>
      </w:tblPr>
      <w:tblGrid>
        <w:gridCol w:w="2425"/>
        <w:gridCol w:w="6925"/>
      </w:tblGrid>
      <w:tr w:rsidR="00FC063B" w:rsidRPr="00E10168" w14:paraId="3FCB0D18" w14:textId="77777777" w:rsidTr="00FE759F">
        <w:trPr>
          <w:cnfStyle w:val="100000000000" w:firstRow="1" w:lastRow="0" w:firstColumn="0" w:lastColumn="0" w:oddVBand="0" w:evenVBand="0" w:oddHBand="0" w:evenHBand="0" w:firstRowFirstColumn="0" w:firstRowLastColumn="0" w:lastRowFirstColumn="0" w:lastRowLastColumn="0"/>
        </w:trPr>
        <w:tc>
          <w:tcPr>
            <w:tcW w:w="2425" w:type="dxa"/>
          </w:tcPr>
          <w:p w14:paraId="57F36C45" w14:textId="77777777" w:rsidR="00D96620" w:rsidRPr="00E10168" w:rsidRDefault="00D96620" w:rsidP="005D2719">
            <w:pPr>
              <w:pStyle w:val="TableText"/>
            </w:pPr>
            <w:r w:rsidRPr="00E10168">
              <w:t>Term / acronym</w:t>
            </w:r>
          </w:p>
        </w:tc>
        <w:tc>
          <w:tcPr>
            <w:tcW w:w="6925" w:type="dxa"/>
          </w:tcPr>
          <w:p w14:paraId="308D8243" w14:textId="77777777" w:rsidR="00D96620" w:rsidRPr="00E10168" w:rsidRDefault="00D96620" w:rsidP="005D2719">
            <w:pPr>
              <w:pStyle w:val="TableText"/>
            </w:pPr>
            <w:r w:rsidRPr="00E10168">
              <w:t>Description</w:t>
            </w:r>
          </w:p>
        </w:tc>
      </w:tr>
      <w:tr w:rsidR="00817D95" w:rsidRPr="00E10168" w14:paraId="5CAB5457" w14:textId="77777777" w:rsidTr="00FE759F">
        <w:trPr>
          <w:cnfStyle w:val="000000100000" w:firstRow="0" w:lastRow="0" w:firstColumn="0" w:lastColumn="0" w:oddVBand="0" w:evenVBand="0" w:oddHBand="1" w:evenHBand="0" w:firstRowFirstColumn="0" w:firstRowLastColumn="0" w:lastRowFirstColumn="0" w:lastRowLastColumn="0"/>
        </w:trPr>
        <w:tc>
          <w:tcPr>
            <w:tcW w:w="2425" w:type="dxa"/>
          </w:tcPr>
          <w:p w14:paraId="6BC239DE" w14:textId="77777777" w:rsidR="00D96620" w:rsidRPr="00E10168" w:rsidRDefault="00D96620" w:rsidP="005D2719">
            <w:pPr>
              <w:pStyle w:val="TableText"/>
            </w:pPr>
            <w:r w:rsidRPr="00E10168">
              <w:t>Backlog</w:t>
            </w:r>
          </w:p>
        </w:tc>
        <w:tc>
          <w:tcPr>
            <w:tcW w:w="6925" w:type="dxa"/>
          </w:tcPr>
          <w:p w14:paraId="1532E5EC" w14:textId="42431607" w:rsidR="00D96620" w:rsidRPr="00E10168" w:rsidRDefault="00B27BD2" w:rsidP="005D2719">
            <w:pPr>
              <w:pStyle w:val="TableText"/>
            </w:pPr>
            <w:r w:rsidRPr="00B27BD2">
              <w:t>The set of epics, features, and user stories that are prioritized and assigned to resources during sprints to direct the effort of the feature teams to work toward the Customer outcomes and desired business value.</w:t>
            </w:r>
          </w:p>
        </w:tc>
      </w:tr>
      <w:tr w:rsidR="00817D95" w:rsidRPr="00E10168" w14:paraId="4C343376" w14:textId="77777777" w:rsidTr="00FE759F">
        <w:trPr>
          <w:cnfStyle w:val="000000010000" w:firstRow="0" w:lastRow="0" w:firstColumn="0" w:lastColumn="0" w:oddVBand="0" w:evenVBand="0" w:oddHBand="0" w:evenHBand="1" w:firstRowFirstColumn="0" w:firstRowLastColumn="0" w:lastRowFirstColumn="0" w:lastRowLastColumn="0"/>
        </w:trPr>
        <w:tc>
          <w:tcPr>
            <w:tcW w:w="2425" w:type="dxa"/>
          </w:tcPr>
          <w:p w14:paraId="260404E6" w14:textId="18ACB388" w:rsidR="00D96620" w:rsidRPr="00E10168" w:rsidRDefault="00D96620" w:rsidP="005D2719">
            <w:pPr>
              <w:pStyle w:val="TableText"/>
            </w:pPr>
            <w:r w:rsidRPr="00E10168">
              <w:t>CPM</w:t>
            </w:r>
          </w:p>
        </w:tc>
        <w:tc>
          <w:tcPr>
            <w:tcW w:w="6925" w:type="dxa"/>
          </w:tcPr>
          <w:p w14:paraId="033CBD3B" w14:textId="7118B9B2" w:rsidR="00D96620" w:rsidRPr="00E10168" w:rsidRDefault="006E38C5" w:rsidP="005D2719">
            <w:pPr>
              <w:pStyle w:val="TableText"/>
            </w:pPr>
            <w:r w:rsidRPr="006E38C5">
              <w:t xml:space="preserve">Consulting product manager. The role assigned to lead a feature team. Responsibilities are outlined in the </w:t>
            </w:r>
            <w:r w:rsidR="009E6C59" w:rsidRPr="009E6C59">
              <w:rPr>
                <w:i/>
                <w:iCs/>
                <w:highlight w:val="yellow"/>
              </w:rPr>
              <w:fldChar w:fldCharType="begin"/>
            </w:r>
            <w:r w:rsidR="009E6C59" w:rsidRPr="009E6C59">
              <w:rPr>
                <w:i/>
                <w:iCs/>
              </w:rPr>
              <w:instrText xml:space="preserve"> REF _Ref213430400 \h </w:instrText>
            </w:r>
            <w:r w:rsidR="009E6C59">
              <w:rPr>
                <w:i/>
                <w:iCs/>
                <w:highlight w:val="yellow"/>
              </w:rPr>
              <w:instrText xml:space="preserve"> \* MERGEFORMAT </w:instrText>
            </w:r>
            <w:r w:rsidR="009E6C59" w:rsidRPr="009E6C59">
              <w:rPr>
                <w:i/>
                <w:iCs/>
                <w:highlight w:val="yellow"/>
              </w:rPr>
            </w:r>
            <w:r w:rsidR="009E6C59" w:rsidRPr="009E6C59">
              <w:rPr>
                <w:i/>
                <w:iCs/>
                <w:highlight w:val="yellow"/>
              </w:rPr>
              <w:fldChar w:fldCharType="separate"/>
            </w:r>
            <w:r w:rsidR="009E6C59" w:rsidRPr="009E6C59">
              <w:rPr>
                <w:i/>
                <w:iCs/>
              </w:rPr>
              <w:t>Feature team</w:t>
            </w:r>
            <w:r w:rsidR="009E6C59" w:rsidRPr="009E6C59">
              <w:rPr>
                <w:i/>
                <w:iCs/>
                <w:highlight w:val="yellow"/>
              </w:rPr>
              <w:fldChar w:fldCharType="end"/>
            </w:r>
            <w:r w:rsidR="009E6C59">
              <w:t xml:space="preserve"> </w:t>
            </w:r>
            <w:r w:rsidRPr="006E38C5">
              <w:t>section of this document.</w:t>
            </w:r>
          </w:p>
        </w:tc>
      </w:tr>
      <w:tr w:rsidR="00817D95" w:rsidRPr="00E10168" w14:paraId="4073DE3B" w14:textId="77777777" w:rsidTr="00FE759F">
        <w:trPr>
          <w:cnfStyle w:val="000000100000" w:firstRow="0" w:lastRow="0" w:firstColumn="0" w:lastColumn="0" w:oddVBand="0" w:evenVBand="0" w:oddHBand="1" w:evenHBand="0" w:firstRowFirstColumn="0" w:firstRowLastColumn="0" w:lastRowFirstColumn="0" w:lastRowLastColumn="0"/>
        </w:trPr>
        <w:tc>
          <w:tcPr>
            <w:tcW w:w="2425" w:type="dxa"/>
          </w:tcPr>
          <w:p w14:paraId="09A70419" w14:textId="77777777" w:rsidR="00D96620" w:rsidRPr="00E10168" w:rsidRDefault="00D96620" w:rsidP="005D2719">
            <w:pPr>
              <w:pStyle w:val="TableText"/>
            </w:pPr>
            <w:r w:rsidRPr="00E10168">
              <w:t>DOD</w:t>
            </w:r>
          </w:p>
        </w:tc>
        <w:tc>
          <w:tcPr>
            <w:tcW w:w="6925" w:type="dxa"/>
          </w:tcPr>
          <w:p w14:paraId="6754EF79" w14:textId="77777777" w:rsidR="00D96620" w:rsidRPr="00E10168" w:rsidRDefault="00D96620" w:rsidP="005D2719">
            <w:pPr>
              <w:pStyle w:val="TableText"/>
            </w:pPr>
            <w:r w:rsidRPr="00E10168">
              <w:t>Definition of Done</w:t>
            </w:r>
          </w:p>
        </w:tc>
      </w:tr>
      <w:tr w:rsidR="00817D95" w:rsidRPr="00E10168" w14:paraId="3B8C2F5B" w14:textId="77777777" w:rsidTr="00FE759F">
        <w:trPr>
          <w:cnfStyle w:val="000000010000" w:firstRow="0" w:lastRow="0" w:firstColumn="0" w:lastColumn="0" w:oddVBand="0" w:evenVBand="0" w:oddHBand="0" w:evenHBand="1" w:firstRowFirstColumn="0" w:firstRowLastColumn="0" w:lastRowFirstColumn="0" w:lastRowLastColumn="0"/>
        </w:trPr>
        <w:tc>
          <w:tcPr>
            <w:tcW w:w="2425" w:type="dxa"/>
          </w:tcPr>
          <w:p w14:paraId="38215F24" w14:textId="77777777" w:rsidR="00D96620" w:rsidRPr="00E10168" w:rsidRDefault="00D96620" w:rsidP="005D2719">
            <w:pPr>
              <w:pStyle w:val="TableText"/>
            </w:pPr>
            <w:r w:rsidRPr="00E10168">
              <w:t>DOR</w:t>
            </w:r>
          </w:p>
        </w:tc>
        <w:tc>
          <w:tcPr>
            <w:tcW w:w="6925" w:type="dxa"/>
          </w:tcPr>
          <w:p w14:paraId="734BBC85" w14:textId="77777777" w:rsidR="00D96620" w:rsidRPr="00E10168" w:rsidRDefault="00D96620" w:rsidP="005D2719">
            <w:pPr>
              <w:pStyle w:val="TableText"/>
            </w:pPr>
            <w:r w:rsidRPr="00E10168">
              <w:t>Definition of Ready</w:t>
            </w:r>
          </w:p>
        </w:tc>
      </w:tr>
      <w:tr w:rsidR="00817D95" w:rsidRPr="00E10168" w14:paraId="76EBC31A" w14:textId="77777777" w:rsidTr="00FE759F">
        <w:trPr>
          <w:cnfStyle w:val="000000100000" w:firstRow="0" w:lastRow="0" w:firstColumn="0" w:lastColumn="0" w:oddVBand="0" w:evenVBand="0" w:oddHBand="1" w:evenHBand="0" w:firstRowFirstColumn="0" w:firstRowLastColumn="0" w:lastRowFirstColumn="0" w:lastRowLastColumn="0"/>
        </w:trPr>
        <w:tc>
          <w:tcPr>
            <w:tcW w:w="2425" w:type="dxa"/>
          </w:tcPr>
          <w:p w14:paraId="0DF4DCD4" w14:textId="13B92ADC" w:rsidR="00BF254C" w:rsidRPr="00E10168" w:rsidRDefault="00BF254C" w:rsidP="00BF254C">
            <w:pPr>
              <w:pStyle w:val="TableText"/>
            </w:pPr>
            <w:r w:rsidRPr="00E10168">
              <w:lastRenderedPageBreak/>
              <w:t>Informal knowledge transfer</w:t>
            </w:r>
          </w:p>
        </w:tc>
        <w:tc>
          <w:tcPr>
            <w:tcW w:w="6925" w:type="dxa"/>
          </w:tcPr>
          <w:p w14:paraId="05C8798D" w14:textId="3A41827C" w:rsidR="00BF254C" w:rsidRPr="00E10168" w:rsidRDefault="00BF254C" w:rsidP="00BF254C">
            <w:pPr>
              <w:pStyle w:val="TableText"/>
            </w:pPr>
            <w:r w:rsidRPr="008A6AF0">
              <w:t xml:space="preserve">The exchange of information between Microsoft staff and the Customer staff as they work together on the </w:t>
            </w:r>
            <w:r w:rsidR="00E86063">
              <w:t>project</w:t>
            </w:r>
            <w:r w:rsidRPr="008A6AF0">
              <w:t>.</w:t>
            </w:r>
          </w:p>
        </w:tc>
      </w:tr>
      <w:tr w:rsidR="00817D95" w:rsidRPr="00E10168" w14:paraId="39F15EFD" w14:textId="77777777" w:rsidTr="00FE759F">
        <w:trPr>
          <w:cnfStyle w:val="000000010000" w:firstRow="0" w:lastRow="0" w:firstColumn="0" w:lastColumn="0" w:oddVBand="0" w:evenVBand="0" w:oddHBand="0" w:evenHBand="1" w:firstRowFirstColumn="0" w:firstRowLastColumn="0" w:lastRowFirstColumn="0" w:lastRowLastColumn="0"/>
        </w:trPr>
        <w:tc>
          <w:tcPr>
            <w:tcW w:w="2425" w:type="dxa"/>
          </w:tcPr>
          <w:p w14:paraId="3418F5D4" w14:textId="77777777" w:rsidR="00BF254C" w:rsidRPr="00E10168" w:rsidRDefault="00BF254C" w:rsidP="00BF254C">
            <w:pPr>
              <w:pStyle w:val="TableText"/>
            </w:pPr>
            <w:r w:rsidRPr="00E10168">
              <w:t>OKRs</w:t>
            </w:r>
          </w:p>
        </w:tc>
        <w:tc>
          <w:tcPr>
            <w:tcW w:w="6925" w:type="dxa"/>
          </w:tcPr>
          <w:p w14:paraId="3C9BA40D" w14:textId="72A5CA76" w:rsidR="00BF254C" w:rsidRPr="00E10168" w:rsidRDefault="00BF254C" w:rsidP="00BF254C">
            <w:pPr>
              <w:pStyle w:val="TableText"/>
            </w:pPr>
            <w:r w:rsidRPr="00F1584D">
              <w:t>Objectives and key results. A set of measurable goals and metrics used to track progress toward reaching valued business outcomes.</w:t>
            </w:r>
          </w:p>
        </w:tc>
      </w:tr>
      <w:tr w:rsidR="00817D95" w:rsidRPr="00E10168" w14:paraId="44F6B311" w14:textId="77777777" w:rsidTr="00FE759F">
        <w:trPr>
          <w:cnfStyle w:val="000000100000" w:firstRow="0" w:lastRow="0" w:firstColumn="0" w:lastColumn="0" w:oddVBand="0" w:evenVBand="0" w:oddHBand="1" w:evenHBand="0" w:firstRowFirstColumn="0" w:firstRowLastColumn="0" w:lastRowFirstColumn="0" w:lastRowLastColumn="0"/>
        </w:trPr>
        <w:tc>
          <w:tcPr>
            <w:tcW w:w="2425" w:type="dxa"/>
          </w:tcPr>
          <w:p w14:paraId="5B0C6983" w14:textId="77777777" w:rsidR="00BF254C" w:rsidRPr="00E10168" w:rsidRDefault="00BF254C" w:rsidP="00BF254C">
            <w:pPr>
              <w:pStyle w:val="TableText"/>
            </w:pPr>
            <w:r w:rsidRPr="00E10168">
              <w:t>PBI</w:t>
            </w:r>
          </w:p>
        </w:tc>
        <w:tc>
          <w:tcPr>
            <w:tcW w:w="6925" w:type="dxa"/>
          </w:tcPr>
          <w:p w14:paraId="06389D49" w14:textId="4C28CC2F" w:rsidR="00BF254C" w:rsidRPr="00E10168" w:rsidRDefault="00571A5E" w:rsidP="00BF254C">
            <w:pPr>
              <w:pStyle w:val="TableText"/>
            </w:pPr>
            <w:r w:rsidRPr="00571A5E">
              <w:t xml:space="preserve">Product backlog item. An item tracked in DevOps. Also known as a “work item.” Typically, these items can be individual tasks, stories, epics, features, or other custom items as defined for a particular </w:t>
            </w:r>
            <w:r w:rsidR="00E86063">
              <w:t>project</w:t>
            </w:r>
            <w:r w:rsidRPr="00571A5E">
              <w:t>.</w:t>
            </w:r>
          </w:p>
        </w:tc>
      </w:tr>
      <w:tr w:rsidR="00817D95" w:rsidRPr="00E10168" w14:paraId="7B783500" w14:textId="77777777" w:rsidTr="00FE759F">
        <w:trPr>
          <w:cnfStyle w:val="000000010000" w:firstRow="0" w:lastRow="0" w:firstColumn="0" w:lastColumn="0" w:oddVBand="0" w:evenVBand="0" w:oddHBand="0" w:evenHBand="1" w:firstRowFirstColumn="0" w:firstRowLastColumn="0" w:lastRowFirstColumn="0" w:lastRowLastColumn="0"/>
        </w:trPr>
        <w:tc>
          <w:tcPr>
            <w:tcW w:w="2425" w:type="dxa"/>
          </w:tcPr>
          <w:p w14:paraId="474059D5" w14:textId="77777777" w:rsidR="00BF254C" w:rsidRPr="00E10168" w:rsidRDefault="00BF254C" w:rsidP="00BF254C">
            <w:pPr>
              <w:pStyle w:val="TableText"/>
            </w:pPr>
            <w:r w:rsidRPr="00E10168">
              <w:t>Product increment</w:t>
            </w:r>
          </w:p>
        </w:tc>
        <w:tc>
          <w:tcPr>
            <w:tcW w:w="6925" w:type="dxa"/>
          </w:tcPr>
          <w:p w14:paraId="0AC3253C" w14:textId="29BFA08A" w:rsidR="00BF254C" w:rsidRPr="00E10168" w:rsidRDefault="00F11629" w:rsidP="00BF254C">
            <w:pPr>
              <w:pStyle w:val="TableText"/>
            </w:pPr>
            <w:r w:rsidRPr="00F11629">
              <w:t xml:space="preserve">Depending on the type of </w:t>
            </w:r>
            <w:r w:rsidR="00E86063">
              <w:t>project</w:t>
            </w:r>
            <w:r w:rsidRPr="00F11629">
              <w:t>, a “product increment” can be any combination of the following (but not limited to): documentation of standards, policies, and procedures; landing zones; security templates; operational playbooks; or user stories completed within a sprint.</w:t>
            </w:r>
          </w:p>
        </w:tc>
      </w:tr>
      <w:tr w:rsidR="00817D95" w:rsidRPr="00E10168" w14:paraId="1F08E7B3" w14:textId="77777777" w:rsidTr="00FE759F">
        <w:trPr>
          <w:cnfStyle w:val="000000100000" w:firstRow="0" w:lastRow="0" w:firstColumn="0" w:lastColumn="0" w:oddVBand="0" w:evenVBand="0" w:oddHBand="1" w:evenHBand="0" w:firstRowFirstColumn="0" w:firstRowLastColumn="0" w:lastRowFirstColumn="0" w:lastRowLastColumn="0"/>
        </w:trPr>
        <w:tc>
          <w:tcPr>
            <w:tcW w:w="2425" w:type="dxa"/>
          </w:tcPr>
          <w:p w14:paraId="3804C619" w14:textId="77777777" w:rsidR="00BF254C" w:rsidRPr="00E10168" w:rsidRDefault="00BF254C" w:rsidP="00BF254C">
            <w:pPr>
              <w:pStyle w:val="TableText"/>
            </w:pPr>
            <w:r w:rsidRPr="00E10168">
              <w:t>SLI</w:t>
            </w:r>
          </w:p>
        </w:tc>
        <w:tc>
          <w:tcPr>
            <w:tcW w:w="6925" w:type="dxa"/>
          </w:tcPr>
          <w:p w14:paraId="2A306E6C" w14:textId="77777777" w:rsidR="00BF254C" w:rsidRPr="00E10168" w:rsidRDefault="00BF254C" w:rsidP="00BF254C">
            <w:pPr>
              <w:pStyle w:val="TableText"/>
            </w:pPr>
            <w:r w:rsidRPr="00E10168">
              <w:t>Service-level indicator</w:t>
            </w:r>
          </w:p>
        </w:tc>
      </w:tr>
      <w:tr w:rsidR="00817D95" w:rsidRPr="00E10168" w14:paraId="14484FB6" w14:textId="77777777" w:rsidTr="00FE759F">
        <w:trPr>
          <w:cnfStyle w:val="000000010000" w:firstRow="0" w:lastRow="0" w:firstColumn="0" w:lastColumn="0" w:oddVBand="0" w:evenVBand="0" w:oddHBand="0" w:evenHBand="1" w:firstRowFirstColumn="0" w:firstRowLastColumn="0" w:lastRowFirstColumn="0" w:lastRowLastColumn="0"/>
        </w:trPr>
        <w:tc>
          <w:tcPr>
            <w:tcW w:w="2425" w:type="dxa"/>
          </w:tcPr>
          <w:p w14:paraId="33AD75ED" w14:textId="77777777" w:rsidR="00BF254C" w:rsidRPr="00E10168" w:rsidRDefault="00BF254C" w:rsidP="00BF254C">
            <w:pPr>
              <w:pStyle w:val="TableText"/>
            </w:pPr>
            <w:r w:rsidRPr="00E10168">
              <w:t>SLO</w:t>
            </w:r>
          </w:p>
        </w:tc>
        <w:tc>
          <w:tcPr>
            <w:tcW w:w="6925" w:type="dxa"/>
          </w:tcPr>
          <w:p w14:paraId="2091CBE8" w14:textId="77777777" w:rsidR="00BF254C" w:rsidRPr="00E10168" w:rsidRDefault="00BF254C" w:rsidP="00BF254C">
            <w:pPr>
              <w:pStyle w:val="TableText"/>
            </w:pPr>
            <w:r w:rsidRPr="00E10168">
              <w:t>Service-level objective</w:t>
            </w:r>
          </w:p>
        </w:tc>
      </w:tr>
      <w:tr w:rsidR="00817D95" w:rsidRPr="00E10168" w14:paraId="2A8830E9" w14:textId="77777777" w:rsidTr="00FE759F">
        <w:trPr>
          <w:cnfStyle w:val="000000100000" w:firstRow="0" w:lastRow="0" w:firstColumn="0" w:lastColumn="0" w:oddVBand="0" w:evenVBand="0" w:oddHBand="1" w:evenHBand="0" w:firstRowFirstColumn="0" w:firstRowLastColumn="0" w:lastRowFirstColumn="0" w:lastRowLastColumn="0"/>
        </w:trPr>
        <w:tc>
          <w:tcPr>
            <w:tcW w:w="2425" w:type="dxa"/>
          </w:tcPr>
          <w:p w14:paraId="3526B715" w14:textId="77777777" w:rsidR="00BF254C" w:rsidRPr="00E10168" w:rsidRDefault="00BF254C" w:rsidP="00BF254C">
            <w:pPr>
              <w:pStyle w:val="TableText"/>
            </w:pPr>
            <w:r w:rsidRPr="00E10168">
              <w:t>SME</w:t>
            </w:r>
          </w:p>
        </w:tc>
        <w:tc>
          <w:tcPr>
            <w:tcW w:w="6925" w:type="dxa"/>
          </w:tcPr>
          <w:p w14:paraId="294A82C9" w14:textId="77777777" w:rsidR="00BF254C" w:rsidRPr="00E10168" w:rsidRDefault="00BF254C" w:rsidP="00BF254C">
            <w:pPr>
              <w:pStyle w:val="TableText"/>
            </w:pPr>
            <w:r w:rsidRPr="00E10168">
              <w:t>Subject matter expert. A person with specific knowledge or expertise in a particular area. For example, a security SME, or database SME.</w:t>
            </w:r>
          </w:p>
        </w:tc>
      </w:tr>
      <w:tr w:rsidR="00817D95" w:rsidRPr="00E10168" w14:paraId="7825F49F" w14:textId="77777777" w:rsidTr="00FE759F">
        <w:trPr>
          <w:cnfStyle w:val="000000010000" w:firstRow="0" w:lastRow="0" w:firstColumn="0" w:lastColumn="0" w:oddVBand="0" w:evenVBand="0" w:oddHBand="0" w:evenHBand="1" w:firstRowFirstColumn="0" w:firstRowLastColumn="0" w:lastRowFirstColumn="0" w:lastRowLastColumn="0"/>
        </w:trPr>
        <w:tc>
          <w:tcPr>
            <w:tcW w:w="2425" w:type="dxa"/>
          </w:tcPr>
          <w:p w14:paraId="45C936F5" w14:textId="77777777" w:rsidR="00BF254C" w:rsidRPr="00E10168" w:rsidRDefault="00BF254C" w:rsidP="00BF254C">
            <w:pPr>
              <w:pStyle w:val="TableText"/>
            </w:pPr>
            <w:r w:rsidRPr="00E10168">
              <w:t>SOW</w:t>
            </w:r>
          </w:p>
        </w:tc>
        <w:tc>
          <w:tcPr>
            <w:tcW w:w="6925" w:type="dxa"/>
          </w:tcPr>
          <w:p w14:paraId="534E2673" w14:textId="77777777" w:rsidR="00BF254C" w:rsidRPr="00E10168" w:rsidRDefault="00BF254C" w:rsidP="00BF254C">
            <w:pPr>
              <w:pStyle w:val="TableText"/>
            </w:pPr>
            <w:r w:rsidRPr="00E10168">
              <w:t xml:space="preserve">Statement of </w:t>
            </w:r>
            <w:r>
              <w:t>w</w:t>
            </w:r>
            <w:r w:rsidRPr="00E10168">
              <w:t>ork</w:t>
            </w:r>
          </w:p>
        </w:tc>
      </w:tr>
      <w:tr w:rsidR="00817D95" w:rsidRPr="00E10168" w14:paraId="38A61B96" w14:textId="77777777" w:rsidTr="00FE759F">
        <w:trPr>
          <w:cnfStyle w:val="000000100000" w:firstRow="0" w:lastRow="0" w:firstColumn="0" w:lastColumn="0" w:oddVBand="0" w:evenVBand="0" w:oddHBand="1" w:evenHBand="0" w:firstRowFirstColumn="0" w:firstRowLastColumn="0" w:lastRowFirstColumn="0" w:lastRowLastColumn="0"/>
        </w:trPr>
        <w:tc>
          <w:tcPr>
            <w:tcW w:w="2425" w:type="dxa"/>
          </w:tcPr>
          <w:p w14:paraId="632678B6" w14:textId="77777777" w:rsidR="00BF254C" w:rsidRPr="00E10168" w:rsidRDefault="00BF254C" w:rsidP="00BF254C">
            <w:pPr>
              <w:pStyle w:val="TableText"/>
            </w:pPr>
            <w:r w:rsidRPr="00E10168">
              <w:t>Sprint planning</w:t>
            </w:r>
          </w:p>
        </w:tc>
        <w:tc>
          <w:tcPr>
            <w:tcW w:w="6925" w:type="dxa"/>
          </w:tcPr>
          <w:p w14:paraId="55F1CF2F" w14:textId="5C149D5E" w:rsidR="00BF254C" w:rsidRPr="00E10168" w:rsidRDefault="00116FD6" w:rsidP="00BF254C">
            <w:pPr>
              <w:pStyle w:val="TableText"/>
            </w:pPr>
            <w:r w:rsidRPr="00116FD6">
              <w:t>A single meeting held at the start of each sprint to review and assign PBIs that meet DOR and will be delivered during the sprint. In some exceptional cases, planning may extend past the first day. The consulting product manager (CPM) and feature team will attend, along with key stakeholders.</w:t>
            </w:r>
          </w:p>
        </w:tc>
      </w:tr>
      <w:tr w:rsidR="00817D95" w:rsidRPr="00E10168" w14:paraId="0393DD1C" w14:textId="77777777" w:rsidTr="00FE759F">
        <w:trPr>
          <w:cnfStyle w:val="000000010000" w:firstRow="0" w:lastRow="0" w:firstColumn="0" w:lastColumn="0" w:oddVBand="0" w:evenVBand="0" w:oddHBand="0" w:evenHBand="1" w:firstRowFirstColumn="0" w:firstRowLastColumn="0" w:lastRowFirstColumn="0" w:lastRowLastColumn="0"/>
        </w:trPr>
        <w:tc>
          <w:tcPr>
            <w:tcW w:w="2425" w:type="dxa"/>
          </w:tcPr>
          <w:p w14:paraId="577D1757" w14:textId="77777777" w:rsidR="00BF254C" w:rsidRPr="00E10168" w:rsidRDefault="00BF254C" w:rsidP="00BF254C">
            <w:pPr>
              <w:pStyle w:val="TableText"/>
            </w:pPr>
            <w:r w:rsidRPr="00E10168">
              <w:t>Sprint retrospective</w:t>
            </w:r>
          </w:p>
        </w:tc>
        <w:tc>
          <w:tcPr>
            <w:tcW w:w="6925" w:type="dxa"/>
          </w:tcPr>
          <w:p w14:paraId="74F55A3D" w14:textId="4186C036" w:rsidR="00BF254C" w:rsidRPr="00E10168" w:rsidRDefault="00502D72" w:rsidP="00BF254C">
            <w:pPr>
              <w:pStyle w:val="TableText"/>
            </w:pPr>
            <w:r w:rsidRPr="00502D72">
              <w:t>A single meeting held at the end of each sprint to give the feature team an opportunity to review its performance and implement improvements for subsequent sprints. Identified improvements can be enacted during subsequent sprints. The feature team will attend with key stakeholders, if desired.</w:t>
            </w:r>
          </w:p>
        </w:tc>
      </w:tr>
      <w:tr w:rsidR="00817D95" w:rsidRPr="00E10168" w14:paraId="094AAF8F" w14:textId="77777777" w:rsidTr="00FE759F">
        <w:trPr>
          <w:cnfStyle w:val="000000100000" w:firstRow="0" w:lastRow="0" w:firstColumn="0" w:lastColumn="0" w:oddVBand="0" w:evenVBand="0" w:oddHBand="1" w:evenHBand="0" w:firstRowFirstColumn="0" w:firstRowLastColumn="0" w:lastRowFirstColumn="0" w:lastRowLastColumn="0"/>
        </w:trPr>
        <w:tc>
          <w:tcPr>
            <w:tcW w:w="2425" w:type="dxa"/>
          </w:tcPr>
          <w:p w14:paraId="5A9633E4" w14:textId="77777777" w:rsidR="00BF254C" w:rsidRPr="00E10168" w:rsidRDefault="00BF254C" w:rsidP="00BF254C">
            <w:pPr>
              <w:pStyle w:val="TableText"/>
            </w:pPr>
            <w:r w:rsidRPr="00E10168">
              <w:t>Sprint review</w:t>
            </w:r>
          </w:p>
        </w:tc>
        <w:tc>
          <w:tcPr>
            <w:tcW w:w="6925" w:type="dxa"/>
          </w:tcPr>
          <w:p w14:paraId="4F519EEC" w14:textId="47CF9B3C" w:rsidR="00BF254C" w:rsidRPr="00E10168" w:rsidRDefault="00877E3C" w:rsidP="00BF254C">
            <w:pPr>
              <w:pStyle w:val="TableText"/>
            </w:pPr>
            <w:r w:rsidRPr="00877E3C">
              <w:t>A single meeting held at the end of each sprint to evaluate the progress and update the product backlog, if needed. The CPM and feature team will attend along with key stakeholders.</w:t>
            </w:r>
          </w:p>
        </w:tc>
      </w:tr>
      <w:tr w:rsidR="00817D95" w:rsidRPr="00E10168" w14:paraId="18F700AC" w14:textId="77777777" w:rsidTr="00FE759F">
        <w:trPr>
          <w:cnfStyle w:val="000000010000" w:firstRow="0" w:lastRow="0" w:firstColumn="0" w:lastColumn="0" w:oddVBand="0" w:evenVBand="0" w:oddHBand="0" w:evenHBand="1" w:firstRowFirstColumn="0" w:firstRowLastColumn="0" w:lastRowFirstColumn="0" w:lastRowLastColumn="0"/>
        </w:trPr>
        <w:tc>
          <w:tcPr>
            <w:tcW w:w="2425" w:type="dxa"/>
          </w:tcPr>
          <w:p w14:paraId="364F0145" w14:textId="77777777" w:rsidR="00BF254C" w:rsidRPr="00E10168" w:rsidRDefault="00BF254C" w:rsidP="00BF254C">
            <w:pPr>
              <w:pStyle w:val="TableText"/>
            </w:pPr>
            <w:r w:rsidRPr="00E10168">
              <w:t>UAT</w:t>
            </w:r>
          </w:p>
        </w:tc>
        <w:tc>
          <w:tcPr>
            <w:tcW w:w="6925" w:type="dxa"/>
          </w:tcPr>
          <w:p w14:paraId="0FF083A5" w14:textId="77777777" w:rsidR="00BF254C" w:rsidRPr="00E10168" w:rsidRDefault="00BF254C" w:rsidP="00BF254C">
            <w:pPr>
              <w:pStyle w:val="TableText"/>
            </w:pPr>
            <w:r w:rsidRPr="00E10168">
              <w:t>User acceptance testing</w:t>
            </w:r>
          </w:p>
        </w:tc>
      </w:tr>
      <w:tr w:rsidR="00FC063B" w:rsidRPr="00E10168" w14:paraId="643BE69A" w14:textId="77777777" w:rsidTr="00FE759F">
        <w:trPr>
          <w:cnfStyle w:val="000000100000" w:firstRow="0" w:lastRow="0" w:firstColumn="0" w:lastColumn="0" w:oddVBand="0" w:evenVBand="0" w:oddHBand="1" w:evenHBand="0" w:firstRowFirstColumn="0" w:firstRowLastColumn="0" w:lastRowFirstColumn="0" w:lastRowLastColumn="0"/>
          <w:trHeight w:val="499"/>
        </w:trPr>
        <w:tc>
          <w:tcPr>
            <w:tcW w:w="2425" w:type="dxa"/>
          </w:tcPr>
          <w:p w14:paraId="56E19502" w14:textId="77777777" w:rsidR="00BF254C" w:rsidRPr="00E10168" w:rsidRDefault="00BF254C" w:rsidP="00BF254C">
            <w:pPr>
              <w:pStyle w:val="TableText"/>
            </w:pPr>
            <w:r>
              <w:t>ESWO</w:t>
            </w:r>
          </w:p>
        </w:tc>
        <w:tc>
          <w:tcPr>
            <w:tcW w:w="6925" w:type="dxa"/>
          </w:tcPr>
          <w:p w14:paraId="51BD3F8D" w14:textId="745A21C4" w:rsidR="00BF254C" w:rsidRPr="00E10168" w:rsidRDefault="00BF254C" w:rsidP="00BF254C">
            <w:pPr>
              <w:pStyle w:val="TableText"/>
            </w:pPr>
            <w:r>
              <w:t>Enterprise Service Work Order</w:t>
            </w:r>
          </w:p>
        </w:tc>
      </w:tr>
    </w:tbl>
    <w:p w14:paraId="65224460" w14:textId="5DC98D34" w:rsidR="00424AB4" w:rsidRPr="00B14139" w:rsidRDefault="002C0246" w:rsidP="00B14139">
      <w:pPr>
        <w:pStyle w:val="Heading1NUM"/>
        <w:rPr>
          <w:rStyle w:val="Optional"/>
          <w:b w:val="0"/>
          <w:bCs w:val="0"/>
          <w:color w:val="0070C0"/>
        </w:rPr>
      </w:pPr>
      <w:bookmarkStart w:id="32" w:name="_Ref207885617"/>
      <w:bookmarkStart w:id="33" w:name="_Ref207885905"/>
      <w:bookmarkStart w:id="34" w:name="_Ref207885965"/>
      <w:bookmarkStart w:id="35" w:name="_Ref207886017"/>
      <w:bookmarkStart w:id="36" w:name="_Ref207894360"/>
      <w:bookmarkStart w:id="37" w:name="_Toc225414274"/>
      <w:r w:rsidRPr="00B14139">
        <w:rPr>
          <w:rStyle w:val="Optional"/>
          <w:b w:val="0"/>
          <w:bCs w:val="0"/>
          <w:color w:val="0070C0"/>
        </w:rPr>
        <w:lastRenderedPageBreak/>
        <w:t>Delivery approach, completion, and timeline</w:t>
      </w:r>
      <w:bookmarkEnd w:id="32"/>
      <w:bookmarkEnd w:id="33"/>
      <w:bookmarkEnd w:id="34"/>
      <w:bookmarkEnd w:id="35"/>
      <w:bookmarkEnd w:id="36"/>
      <w:bookmarkEnd w:id="37"/>
    </w:p>
    <w:p w14:paraId="4A9D2C4A" w14:textId="0CF57A0D" w:rsidR="002A73C3" w:rsidRDefault="002A73C3" w:rsidP="002A73C3">
      <w:r>
        <w:t xml:space="preserve">This </w:t>
      </w:r>
      <w:r w:rsidR="00E86063">
        <w:t>project</w:t>
      </w:r>
      <w:r>
        <w:t xml:space="preserve"> uses an agile approach based on the scrum framework (</w:t>
      </w:r>
      <w:hyperlink r:id="rId39" w:history="1">
        <w:r w:rsidRPr="003E2521">
          <w:rPr>
            <w:rStyle w:val="Hyperlink"/>
          </w:rPr>
          <w:t>http://scrumguides.org</w:t>
        </w:r>
      </w:hyperlink>
      <w:r>
        <w:t>) for delivery.</w:t>
      </w:r>
    </w:p>
    <w:p w14:paraId="0D5CF687" w14:textId="77777777" w:rsidR="002A73C3" w:rsidRDefault="002A73C3" w:rsidP="002A73C3">
      <w:r>
        <w:t>During baseline planning, Microsoft and the Customer will work together to elaborate and refine the product backlog to the level necessary to plan an initial product release for future delivery sprints.</w:t>
      </w:r>
    </w:p>
    <w:p w14:paraId="5EE52D6B" w14:textId="550A75FB" w:rsidR="0063374A" w:rsidRPr="0063374A" w:rsidRDefault="0063374A" w:rsidP="002A73C3">
      <w:pPr>
        <w:rPr>
          <w:rStyle w:val="Instructional"/>
        </w:rPr>
      </w:pPr>
      <w:commentRangeStart w:id="38"/>
      <w:commentRangeStart w:id="39"/>
      <w:r w:rsidRPr="0063374A">
        <w:rPr>
          <w:rStyle w:val="Instructional"/>
        </w:rPr>
        <w:t xml:space="preserve">The goal should be to establish release capability as soon as possible. </w:t>
      </w:r>
      <w:commentRangeEnd w:id="38"/>
      <w:r w:rsidR="001C5C98" w:rsidRPr="0063374A">
        <w:rPr>
          <w:rStyle w:val="CommentReference"/>
          <w:i/>
          <w:iCs/>
          <w:color w:val="950095"/>
          <w:sz w:val="20"/>
          <w:szCs w:val="20"/>
        </w:rPr>
        <w:commentReference w:id="38"/>
      </w:r>
      <w:commentRangeEnd w:id="39"/>
      <w:r w:rsidRPr="0063374A">
        <w:rPr>
          <w:rStyle w:val="CommentReference"/>
          <w:i/>
          <w:iCs/>
          <w:color w:val="950095"/>
          <w:sz w:val="20"/>
          <w:szCs w:val="20"/>
        </w:rPr>
        <w:commentReference w:id="39"/>
      </w:r>
    </w:p>
    <w:p w14:paraId="0ABB3887" w14:textId="7423738E" w:rsidR="001657B3" w:rsidRDefault="004B73B6" w:rsidP="00942372">
      <w:pPr>
        <w:pStyle w:val="Heading2NUM"/>
      </w:pPr>
      <w:bookmarkStart w:id="40" w:name="_Ref213430311"/>
      <w:bookmarkStart w:id="41" w:name="_Toc225414275"/>
      <w:r>
        <w:t>Delivery approach</w:t>
      </w:r>
      <w:bookmarkEnd w:id="40"/>
      <w:bookmarkEnd w:id="41"/>
    </w:p>
    <w:p w14:paraId="613B3149" w14:textId="3DE163B7" w:rsidR="00A95B3B" w:rsidRDefault="00942372" w:rsidP="004B73B6">
      <w:pPr>
        <w:pStyle w:val="Heading3NUM"/>
      </w:pPr>
      <w:r w:rsidRPr="00942372">
        <w:t>Sprint process</w:t>
      </w:r>
    </w:p>
    <w:p w14:paraId="6593909B" w14:textId="0E58025F" w:rsidR="0068551E" w:rsidRDefault="0030666A" w:rsidP="0068551E">
      <w:r w:rsidRPr="0030666A">
        <w:t>Microsoft will undertake an iterative delivery approach that is based on a fixed-capacity, fixed-duration, variable-scope process known as the scrum process. The goal of each sprint is a product increment that can be released into production. The key tenets are as follows:</w:t>
      </w:r>
    </w:p>
    <w:p w14:paraId="691F7574" w14:textId="4A1FBC95" w:rsidR="0068551E" w:rsidRDefault="0068551E" w:rsidP="000E48E3">
      <w:pPr>
        <w:pStyle w:val="Bullet1"/>
      </w:pPr>
      <w:r>
        <w:t>Joint ownership of decisions</w:t>
      </w:r>
    </w:p>
    <w:p w14:paraId="76E9E510" w14:textId="3EF31A41" w:rsidR="0068551E" w:rsidRDefault="0068551E" w:rsidP="000E48E3">
      <w:pPr>
        <w:pStyle w:val="Bullet1"/>
      </w:pPr>
      <w:r>
        <w:t>Short implementation units (sprints)</w:t>
      </w:r>
    </w:p>
    <w:p w14:paraId="060595AC" w14:textId="65A1D6DB" w:rsidR="0068551E" w:rsidRDefault="0068551E" w:rsidP="000E48E3">
      <w:pPr>
        <w:pStyle w:val="Bullet1"/>
      </w:pPr>
      <w:r>
        <w:t>Prioritization of business and technical debt objectives in a product backlog</w:t>
      </w:r>
    </w:p>
    <w:p w14:paraId="1F4B8888" w14:textId="3726529C" w:rsidR="0068551E" w:rsidRDefault="0068551E" w:rsidP="000E48E3">
      <w:pPr>
        <w:pStyle w:val="Bullet1"/>
      </w:pPr>
      <w:r>
        <w:t>Time-bound planning for each sprint</w:t>
      </w:r>
    </w:p>
    <w:p w14:paraId="2FC180DB" w14:textId="1EE28454" w:rsidR="0068551E" w:rsidRDefault="0068551E" w:rsidP="000E48E3">
      <w:pPr>
        <w:pStyle w:val="Bullet1"/>
      </w:pPr>
      <w:r>
        <w:t>Emphasis on the remaining work</w:t>
      </w:r>
    </w:p>
    <w:p w14:paraId="2D7914EC" w14:textId="20BA3E30" w:rsidR="0068551E" w:rsidRDefault="0068551E" w:rsidP="000E48E3">
      <w:pPr>
        <w:pStyle w:val="Bullet1"/>
      </w:pPr>
      <w:r>
        <w:t>Sprints that produce a releasable product increment</w:t>
      </w:r>
    </w:p>
    <w:p w14:paraId="19246087" w14:textId="3FCA69A3" w:rsidR="0068551E" w:rsidRDefault="0068551E" w:rsidP="000E48E3">
      <w:pPr>
        <w:pStyle w:val="Bullet1"/>
      </w:pPr>
      <w:r>
        <w:t>Sprint demonstrations that are time-restricted and have regular checkpoints</w:t>
      </w:r>
    </w:p>
    <w:p w14:paraId="7D16A13F" w14:textId="77777777" w:rsidR="00606219" w:rsidRDefault="004B4556" w:rsidP="00606219">
      <w:pPr>
        <w:pStyle w:val="Bullet1"/>
      </w:pPr>
      <w:r w:rsidRPr="004B4556">
        <w:t>An automated approach to build, deployment and configuration of the solution</w:t>
      </w:r>
    </w:p>
    <w:p w14:paraId="675533E1" w14:textId="1551C59C" w:rsidR="00606219" w:rsidRPr="00606219" w:rsidRDefault="00606219" w:rsidP="00606219">
      <w:pPr>
        <w:pStyle w:val="Bullet1"/>
      </w:pPr>
      <w:r w:rsidRPr="00606219">
        <w:t>Regular retrospective meetings that may be used for course correction</w:t>
      </w:r>
    </w:p>
    <w:p w14:paraId="4E9886B5" w14:textId="77777777" w:rsidR="009B1B68" w:rsidRDefault="008E7B12" w:rsidP="009B1B68">
      <w:pPr>
        <w:keepNext/>
      </w:pPr>
      <w:r w:rsidRPr="00123F49">
        <w:rPr>
          <w:noProof/>
        </w:rPr>
        <w:lastRenderedPageBreak/>
        <w:drawing>
          <wp:inline distT="0" distB="0" distL="0" distR="0" wp14:anchorId="41E08A30" wp14:editId="713CC744">
            <wp:extent cx="5619889" cy="2802021"/>
            <wp:effectExtent l="0" t="0" r="0" b="0"/>
            <wp:docPr id="35" name="Picture 35" descr="Sprint Process - Moving from left to right:  First a series of blocks representing product backlog items.  To their right, a smaller set of blocks that represent a sprint backlog list.  These feed into an arrow shaped like a counter clock-wise circle comprised of the following phases:  Planning, Implementation, Review, and Retrospective that represent the sprint cycle.   Spinning off of the Implementation phase is a smaller arrow shaped like a clock-wise circle that represents the daily scrum.  Near the section for the Retrospective phase, there is a list of completed features. Finally, on the far right of the graphic, there is a series of blocks containing checkmarks, representing completed products that have been deliv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Sprint Process - Moving from left to right:  First a series of blocks representing product backlog items.  To their right, a smaller set of blocks that represent a sprint backlog list.  These feed into an arrow shaped like a counter clock-wise circle comprised of the following phases:  Planning, Implementation, Review, and Retrospective that represent the sprint cycle.   Spinning off of the Implementation phase is a smaller arrow shaped like a clock-wise circle that represents the daily scrum.  Near the section for the Retrospective phase, there is a list of completed features. Finally, on the far right of the graphic, there is a series of blocks containing checkmarks, representing completed products that have been delivered"/>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619889" cy="2802021"/>
                    </a:xfrm>
                    <a:prstGeom prst="rect">
                      <a:avLst/>
                    </a:prstGeom>
                  </pic:spPr>
                </pic:pic>
              </a:graphicData>
            </a:graphic>
          </wp:inline>
        </w:drawing>
      </w:r>
    </w:p>
    <w:p w14:paraId="200678CF" w14:textId="2BA7D719" w:rsidR="00942372" w:rsidRDefault="009B1B68" w:rsidP="009B1B68">
      <w:pPr>
        <w:pStyle w:val="Caption-Figure-Below"/>
      </w:pPr>
      <w:bookmarkStart w:id="42" w:name="_Toc222472757"/>
      <w:r w:rsidRPr="004C13CD">
        <w:t xml:space="preserve">Figure </w:t>
      </w:r>
      <w:r>
        <w:fldChar w:fldCharType="begin"/>
      </w:r>
      <w:r>
        <w:instrText>SEQ Figure \* ARABIC</w:instrText>
      </w:r>
      <w:r>
        <w:fldChar w:fldCharType="separate"/>
      </w:r>
      <w:r w:rsidR="00B36830">
        <w:rPr>
          <w:noProof/>
        </w:rPr>
        <w:t>2</w:t>
      </w:r>
      <w:r>
        <w:fldChar w:fldCharType="end"/>
      </w:r>
      <w:r w:rsidRPr="004C13CD">
        <w:t xml:space="preserve">: </w:t>
      </w:r>
      <w:r w:rsidR="00520147" w:rsidRPr="004C13CD">
        <w:t>Iterative delivery approach</w:t>
      </w:r>
      <w:r w:rsidR="00D21E8A" w:rsidRPr="004C13CD">
        <w:t xml:space="preserve"> - Scrum process</w:t>
      </w:r>
      <w:bookmarkEnd w:id="42"/>
    </w:p>
    <w:p w14:paraId="4FCFD3A7" w14:textId="77777777" w:rsidR="003F245A" w:rsidRPr="00220640" w:rsidRDefault="003F245A" w:rsidP="003F245A">
      <w:pPr>
        <w:rPr>
          <w:rStyle w:val="Instructional"/>
        </w:rPr>
      </w:pPr>
      <w:r w:rsidRPr="00220640">
        <w:rPr>
          <w:rStyle w:val="Instructional"/>
        </w:rPr>
        <w:t>[</w:t>
      </w:r>
      <w:r w:rsidRPr="00F26EF2">
        <w:rPr>
          <w:rStyle w:val="Instructional"/>
          <w:b/>
          <w:bCs/>
        </w:rPr>
        <w:t>DELETE THIS NOTE</w:t>
      </w:r>
      <w:r w:rsidRPr="00220640">
        <w:rPr>
          <w:rStyle w:val="Instructional"/>
        </w:rPr>
        <w:t>. This information is here as background to help answer Customer questions about how we handle requirements.]</w:t>
      </w:r>
    </w:p>
    <w:p w14:paraId="72F78B53" w14:textId="77777777" w:rsidR="003F245A" w:rsidRPr="00220640" w:rsidRDefault="003F245A" w:rsidP="003F245A">
      <w:pPr>
        <w:rPr>
          <w:rStyle w:val="Instructional"/>
        </w:rPr>
      </w:pPr>
      <w:r w:rsidRPr="00220640">
        <w:rPr>
          <w:rStyle w:val="Instructional"/>
        </w:rPr>
        <w:t>Requirements will be captured in the form of personas, user journeys, epics, features, and user stories.</w:t>
      </w:r>
    </w:p>
    <w:p w14:paraId="1DA8F14E" w14:textId="77777777" w:rsidR="003F245A" w:rsidRPr="00220640" w:rsidRDefault="003F245A" w:rsidP="003F245A">
      <w:pPr>
        <w:rPr>
          <w:rStyle w:val="Instructional"/>
        </w:rPr>
      </w:pPr>
      <w:r w:rsidRPr="00220640">
        <w:rPr>
          <w:rStyle w:val="Instructional"/>
        </w:rPr>
        <w:t>Personas describe the roles of the people using the system.</w:t>
      </w:r>
    </w:p>
    <w:p w14:paraId="753E0471" w14:textId="75E6B2D1" w:rsidR="003F245A" w:rsidRPr="00220640" w:rsidRDefault="003F245A" w:rsidP="003F245A">
      <w:pPr>
        <w:rPr>
          <w:rStyle w:val="Instructional"/>
        </w:rPr>
      </w:pPr>
      <w:r w:rsidRPr="00220640">
        <w:rPr>
          <w:rStyle w:val="Instructional"/>
        </w:rPr>
        <w:t xml:space="preserve">User journeys are simple descriptions of the work processes currently done by the personas, as well as desired future process changes. User journeys are optional and may be created during or after the </w:t>
      </w:r>
      <w:r w:rsidR="00E86063">
        <w:rPr>
          <w:rStyle w:val="Instructional"/>
        </w:rPr>
        <w:t>Project</w:t>
      </w:r>
      <w:r w:rsidRPr="00220640">
        <w:rPr>
          <w:rStyle w:val="Instructional"/>
        </w:rPr>
        <w:t xml:space="preserve"> Baseline Planning workshop to gain clarity on complex workflows.</w:t>
      </w:r>
    </w:p>
    <w:p w14:paraId="673D4B59" w14:textId="77777777" w:rsidR="003F245A" w:rsidRPr="00220640" w:rsidRDefault="003F245A" w:rsidP="003F245A">
      <w:pPr>
        <w:rPr>
          <w:rStyle w:val="Instructional"/>
        </w:rPr>
      </w:pPr>
      <w:r w:rsidRPr="00220640">
        <w:rPr>
          <w:rStyle w:val="Instructional"/>
        </w:rPr>
        <w:t>User stories are work items in the product backlog. They have the following elements, at a minimum:</w:t>
      </w:r>
    </w:p>
    <w:p w14:paraId="35808F8B" w14:textId="33F0DEE3" w:rsidR="003F245A" w:rsidRPr="00220640" w:rsidRDefault="003F245A" w:rsidP="00220640">
      <w:pPr>
        <w:pStyle w:val="Bullet1"/>
        <w:rPr>
          <w:rStyle w:val="Instructional"/>
        </w:rPr>
      </w:pPr>
      <w:r w:rsidRPr="00220640">
        <w:rPr>
          <w:rStyle w:val="Instructional"/>
        </w:rPr>
        <w:t>A single persona who is the primary stakeholder in the outcome of the user story.</w:t>
      </w:r>
    </w:p>
    <w:p w14:paraId="200F84CA" w14:textId="2DA6083E" w:rsidR="003F245A" w:rsidRPr="00220640" w:rsidRDefault="003F245A" w:rsidP="00220640">
      <w:pPr>
        <w:pStyle w:val="Bullet1"/>
        <w:rPr>
          <w:rStyle w:val="Instructional"/>
        </w:rPr>
      </w:pPr>
      <w:r w:rsidRPr="00220640">
        <w:rPr>
          <w:rStyle w:val="Instructional"/>
        </w:rPr>
        <w:t>A simple description of what the system should do.</w:t>
      </w:r>
    </w:p>
    <w:p w14:paraId="0E660331" w14:textId="76C8436F" w:rsidR="003F245A" w:rsidRPr="00220640" w:rsidRDefault="003F245A" w:rsidP="00220640">
      <w:pPr>
        <w:pStyle w:val="Bullet1"/>
        <w:rPr>
          <w:rStyle w:val="Instructional"/>
        </w:rPr>
      </w:pPr>
      <w:r w:rsidRPr="00220640">
        <w:rPr>
          <w:rStyle w:val="Instructional"/>
        </w:rPr>
        <w:t>A simple description of the value of the result.</w:t>
      </w:r>
    </w:p>
    <w:p w14:paraId="7A951F0D" w14:textId="41F24F8E" w:rsidR="003F245A" w:rsidRPr="00220640" w:rsidRDefault="003F245A" w:rsidP="00220640">
      <w:pPr>
        <w:pStyle w:val="Bullet1"/>
        <w:rPr>
          <w:rStyle w:val="Instructional"/>
        </w:rPr>
      </w:pPr>
      <w:r w:rsidRPr="00220640">
        <w:rPr>
          <w:rStyle w:val="Instructional"/>
        </w:rPr>
        <w:t>A set of acceptance criteria that define when the user story is complete.</w:t>
      </w:r>
    </w:p>
    <w:p w14:paraId="45D53507" w14:textId="77777777" w:rsidR="003F245A" w:rsidRPr="00220640" w:rsidRDefault="003F245A" w:rsidP="003F245A">
      <w:pPr>
        <w:rPr>
          <w:rStyle w:val="Instructional"/>
        </w:rPr>
      </w:pPr>
      <w:r w:rsidRPr="00220640">
        <w:rPr>
          <w:rStyle w:val="Instructional"/>
        </w:rPr>
        <w:t>Optionally, wireframe documents may also be created to supplement user stories if the application requires a high degree of user interface design.</w:t>
      </w:r>
    </w:p>
    <w:p w14:paraId="26712A96" w14:textId="1F601866" w:rsidR="00606219" w:rsidRPr="00220640" w:rsidRDefault="003F245A" w:rsidP="003F245A">
      <w:pPr>
        <w:rPr>
          <w:rStyle w:val="Instructional"/>
        </w:rPr>
      </w:pPr>
      <w:r w:rsidRPr="00220640">
        <w:rPr>
          <w:rStyle w:val="Instructional"/>
        </w:rPr>
        <w:t>A feature is a higher-level, more abstract description of what the system should do. The sole purpose of features is to categorize user stories. Epics are more abstract than features. The sole purpose of epics is to categorize features. Features and epics are optional and may be used to help organize a large number of user stories.</w:t>
      </w:r>
    </w:p>
    <w:p w14:paraId="68576180" w14:textId="77777777" w:rsidR="00606219" w:rsidRDefault="00606219" w:rsidP="00804F51"/>
    <w:p w14:paraId="55E2F7FA" w14:textId="77777777" w:rsidR="00220640" w:rsidRDefault="00220640" w:rsidP="00804F51"/>
    <w:p w14:paraId="2C613935" w14:textId="77777777" w:rsidR="00740046" w:rsidRDefault="00740046" w:rsidP="00740046">
      <w:r>
        <w:lastRenderedPageBreak/>
        <w:t>At the end of each sprint, the Microsoft project manager, CPM, Customer product owner, and applicable Customer decision makers will review the progress made against the objectives to determine if any adjustments need to be made using the change management process.</w:t>
      </w:r>
    </w:p>
    <w:p w14:paraId="247439D8" w14:textId="4D988B7E" w:rsidR="00220640" w:rsidRDefault="00740046" w:rsidP="00740046">
      <w:r>
        <w:t xml:space="preserve">Due to the fixed-capacity, fixed-duration nature of the delivery, at the conclusion of the </w:t>
      </w:r>
      <w:r w:rsidR="00E86063">
        <w:t>project</w:t>
      </w:r>
      <w:r>
        <w:t xml:space="preserve">, some backlog items may not be completed. The Microsoft team will rely on the Customer to keep an updated and prioritized set of objectives so that the most important backlog items can be completed during the </w:t>
      </w:r>
      <w:r w:rsidR="00E86063">
        <w:t>project</w:t>
      </w:r>
      <w:r>
        <w:t xml:space="preserve"> to support the most important outcomes.</w:t>
      </w:r>
    </w:p>
    <w:p w14:paraId="5DAD409B" w14:textId="5F51EF52" w:rsidR="00942372" w:rsidRDefault="00E86063" w:rsidP="004B73B6">
      <w:pPr>
        <w:pStyle w:val="Heading3NUM"/>
      </w:pPr>
      <w:r>
        <w:t>Project</w:t>
      </w:r>
      <w:r w:rsidR="00521C3C" w:rsidRPr="00521C3C">
        <w:t xml:space="preserve"> </w:t>
      </w:r>
      <w:r w:rsidR="008A7A2F">
        <w:t>i</w:t>
      </w:r>
      <w:r w:rsidR="00521C3C" w:rsidRPr="00521C3C">
        <w:t>nitiation</w:t>
      </w:r>
    </w:p>
    <w:p w14:paraId="2FE08D3F" w14:textId="07F41AE1" w:rsidR="006A4A33" w:rsidRDefault="006A4A33" w:rsidP="00804F51">
      <w:r w:rsidRPr="006A4A33">
        <w:t xml:space="preserve">At the beginning of the </w:t>
      </w:r>
      <w:r w:rsidR="00E86063">
        <w:t>project</w:t>
      </w:r>
      <w:r w:rsidRPr="006A4A33">
        <w:t>, the following prerequisites must be completed. These tasks must be completed before envisioning, baseline planning, and delivery sprints begin.</w:t>
      </w:r>
    </w:p>
    <w:p w14:paraId="0F64D022" w14:textId="0695B9F4" w:rsidR="00D83103" w:rsidRDefault="00D83103" w:rsidP="00D83103">
      <w:pPr>
        <w:pStyle w:val="Caption-Table-Above"/>
      </w:pPr>
      <w:bookmarkStart w:id="43" w:name="_Toc213430937"/>
      <w:r>
        <w:t xml:space="preserve">Table </w:t>
      </w:r>
      <w:r>
        <w:fldChar w:fldCharType="begin"/>
      </w:r>
      <w:r>
        <w:instrText>SEQ Table \* ARABIC</w:instrText>
      </w:r>
      <w:r>
        <w:fldChar w:fldCharType="separate"/>
      </w:r>
      <w:r w:rsidR="00CA523B">
        <w:rPr>
          <w:noProof/>
        </w:rPr>
        <w:t>7</w:t>
      </w:r>
      <w:r>
        <w:fldChar w:fldCharType="end"/>
      </w:r>
      <w:r w:rsidRPr="00286165">
        <w:t xml:space="preserve">: </w:t>
      </w:r>
      <w:r w:rsidR="00E86063">
        <w:t>Project</w:t>
      </w:r>
      <w:r>
        <w:t xml:space="preserve"> Initiation activities</w:t>
      </w:r>
      <w:bookmarkEnd w:id="43"/>
    </w:p>
    <w:tbl>
      <w:tblPr>
        <w:tblStyle w:val="RFX-SOWTable"/>
        <w:tblW w:w="0" w:type="auto"/>
        <w:tblLook w:val="04A0" w:firstRow="1" w:lastRow="0" w:firstColumn="1" w:lastColumn="0" w:noHBand="0" w:noVBand="1"/>
      </w:tblPr>
      <w:tblGrid>
        <w:gridCol w:w="2970"/>
        <w:gridCol w:w="6380"/>
      </w:tblGrid>
      <w:tr w:rsidR="00FC063B" w14:paraId="76447F32" w14:textId="77777777" w:rsidTr="00FE759F">
        <w:trPr>
          <w:cnfStyle w:val="100000000000" w:firstRow="1" w:lastRow="0" w:firstColumn="0" w:lastColumn="0" w:oddVBand="0" w:evenVBand="0" w:oddHBand="0" w:evenHBand="0" w:firstRowFirstColumn="0" w:firstRowLastColumn="0" w:lastRowFirstColumn="0" w:lastRowLastColumn="0"/>
        </w:trPr>
        <w:tc>
          <w:tcPr>
            <w:tcW w:w="2970" w:type="dxa"/>
          </w:tcPr>
          <w:p w14:paraId="29917288" w14:textId="77777777" w:rsidR="00D83103" w:rsidRPr="00E8749B" w:rsidRDefault="00D83103" w:rsidP="005D2719">
            <w:pPr>
              <w:pStyle w:val="TableText"/>
            </w:pPr>
            <w:r>
              <w:t>Category</w:t>
            </w:r>
          </w:p>
        </w:tc>
        <w:tc>
          <w:tcPr>
            <w:tcW w:w="6380" w:type="dxa"/>
          </w:tcPr>
          <w:p w14:paraId="4BE39E80" w14:textId="77777777" w:rsidR="00D83103" w:rsidRPr="00E8749B" w:rsidRDefault="00D83103" w:rsidP="005D2719">
            <w:pPr>
              <w:pStyle w:val="TableText"/>
            </w:pPr>
            <w:r w:rsidRPr="00E8749B">
              <w:t>Description</w:t>
            </w:r>
          </w:p>
        </w:tc>
      </w:tr>
      <w:tr w:rsidR="00817D95" w14:paraId="0F2ADCF5" w14:textId="77777777" w:rsidTr="00FE759F">
        <w:trPr>
          <w:cnfStyle w:val="000000100000" w:firstRow="0" w:lastRow="0" w:firstColumn="0" w:lastColumn="0" w:oddVBand="0" w:evenVBand="0" w:oddHBand="1" w:evenHBand="0" w:firstRowFirstColumn="0" w:firstRowLastColumn="0" w:lastRowFirstColumn="0" w:lastRowLastColumn="0"/>
        </w:trPr>
        <w:tc>
          <w:tcPr>
            <w:tcW w:w="2970" w:type="dxa"/>
          </w:tcPr>
          <w:p w14:paraId="3CD0942E" w14:textId="77777777" w:rsidR="00D83103" w:rsidRPr="00580407" w:rsidRDefault="00D83103" w:rsidP="005D2719">
            <w:pPr>
              <w:pStyle w:val="TableText"/>
              <w:rPr>
                <w:b/>
                <w:bCs/>
              </w:rPr>
            </w:pPr>
            <w:r w:rsidRPr="00580407">
              <w:rPr>
                <w:b/>
                <w:bCs/>
              </w:rPr>
              <w:t>Microsoft activities</w:t>
            </w:r>
          </w:p>
          <w:p w14:paraId="28D17BA9" w14:textId="77777777" w:rsidR="00D83103" w:rsidRPr="00C908C8" w:rsidRDefault="00D83103" w:rsidP="005D2719">
            <w:pPr>
              <w:pStyle w:val="TableText"/>
            </w:pPr>
            <w:r>
              <w:t>The activities to be performed by Microsoft</w:t>
            </w:r>
          </w:p>
        </w:tc>
        <w:tc>
          <w:tcPr>
            <w:tcW w:w="6380" w:type="dxa"/>
          </w:tcPr>
          <w:p w14:paraId="366E08E8" w14:textId="77777777" w:rsidR="00746334" w:rsidRDefault="00746334" w:rsidP="00746334">
            <w:pPr>
              <w:pStyle w:val="Tablebullet1"/>
            </w:pPr>
            <w:r>
              <w:t>Conduct a pre-initiation call or meeting to initiate team formation and communicate expectations.</w:t>
            </w:r>
          </w:p>
          <w:p w14:paraId="365882AD" w14:textId="6DF915ED" w:rsidR="00746334" w:rsidRDefault="00746334" w:rsidP="00746334">
            <w:pPr>
              <w:pStyle w:val="Tablebullet1"/>
            </w:pPr>
            <w:r>
              <w:t xml:space="preserve">Document the </w:t>
            </w:r>
            <w:r w:rsidR="00E86063">
              <w:t>project</w:t>
            </w:r>
            <w:r>
              <w:t xml:space="preserve"> launch prerequisites using input from this SOW.</w:t>
            </w:r>
          </w:p>
          <w:p w14:paraId="7C99EAE1" w14:textId="19FA8BCE" w:rsidR="00746334" w:rsidRDefault="00746334" w:rsidP="00746334">
            <w:pPr>
              <w:pStyle w:val="Tablebullet1"/>
            </w:pPr>
            <w:r>
              <w:t xml:space="preserve">Track the status of launch prerequisites and adjust the </w:t>
            </w:r>
            <w:r w:rsidR="00E86063">
              <w:t>project</w:t>
            </w:r>
            <w:r>
              <w:t xml:space="preserve"> initiation phase start date accordingly.</w:t>
            </w:r>
          </w:p>
          <w:p w14:paraId="37D4B73E" w14:textId="14986D77" w:rsidR="00746334" w:rsidRDefault="00746334" w:rsidP="00746334">
            <w:pPr>
              <w:pStyle w:val="Tablebullet1"/>
            </w:pPr>
            <w:r>
              <w:t xml:space="preserve">Conduct a detailed walk-through of the SOW with the Customer to agree upon an initial </w:t>
            </w:r>
            <w:r w:rsidR="00E86063">
              <w:t>project</w:t>
            </w:r>
            <w:r>
              <w:t xml:space="preserve"> schedule and approach.</w:t>
            </w:r>
          </w:p>
          <w:p w14:paraId="7686A8F3" w14:textId="77777777" w:rsidR="00746334" w:rsidRDefault="00746334" w:rsidP="00746334">
            <w:pPr>
              <w:pStyle w:val="Tablebullet1"/>
            </w:pPr>
            <w:r>
              <w:t>Help the Customer identify the required roles and stakeholders and names for workshops and the initial feature team.</w:t>
            </w:r>
          </w:p>
          <w:p w14:paraId="270C73E8" w14:textId="77777777" w:rsidR="00746334" w:rsidRDefault="00746334" w:rsidP="00746334">
            <w:pPr>
              <w:pStyle w:val="Tablebullet1"/>
            </w:pPr>
            <w:r>
              <w:t>Work with the Customer to identify the stakeholders and subject matter experts (SMEs) that will function as a feature team.</w:t>
            </w:r>
          </w:p>
          <w:p w14:paraId="23C7480D" w14:textId="77777777" w:rsidR="00746334" w:rsidRDefault="00746334" w:rsidP="00746334">
            <w:pPr>
              <w:pStyle w:val="Tablebullet1"/>
            </w:pPr>
            <w:r>
              <w:t>Initiate the onboarding of Microsoft resources into the Customer environment.</w:t>
            </w:r>
          </w:p>
          <w:p w14:paraId="2F23DA1D" w14:textId="77777777" w:rsidR="00746334" w:rsidRDefault="00746334" w:rsidP="00746334">
            <w:pPr>
              <w:pStyle w:val="Tablebullet1"/>
            </w:pPr>
            <w:r>
              <w:t>Conduct a preparation call with Customer stakeholders to brief them on the envisioning framework and approach and agree on the key focus areas and stakeholders for envisioning.</w:t>
            </w:r>
          </w:p>
          <w:p w14:paraId="0D7357A4" w14:textId="77777777" w:rsidR="00746334" w:rsidRDefault="00746334" w:rsidP="00746334">
            <w:pPr>
              <w:pStyle w:val="Tablebullet1"/>
            </w:pPr>
            <w:r>
              <w:t>Collaborate with the Customer to identify key business and IT stakeholders and SMEs who will participate in discovery and envisioning workshops.</w:t>
            </w:r>
          </w:p>
          <w:p w14:paraId="1CF5DE89" w14:textId="77777777" w:rsidR="00746334" w:rsidRPr="00746334" w:rsidRDefault="00746334" w:rsidP="00746334">
            <w:pPr>
              <w:pStyle w:val="Tablebullet1"/>
              <w:rPr>
                <w:rStyle w:val="Optional"/>
              </w:rPr>
            </w:pPr>
            <w:r w:rsidRPr="00746334">
              <w:rPr>
                <w:rStyle w:val="Optional"/>
              </w:rPr>
              <w:t xml:space="preserve">Deliver an agile/scrum workshop. </w:t>
            </w:r>
          </w:p>
          <w:p w14:paraId="6EB41F8A" w14:textId="15059203" w:rsidR="00D83103" w:rsidRPr="00746334" w:rsidRDefault="00746334" w:rsidP="00746334">
            <w:pPr>
              <w:pStyle w:val="TableText"/>
              <w:rPr>
                <w:rStyle w:val="Instructional"/>
              </w:rPr>
            </w:pPr>
            <w:r w:rsidRPr="00746334">
              <w:rPr>
                <w:rStyle w:val="Instructional"/>
              </w:rPr>
              <w:t xml:space="preserve">Discuss agile best practices as educational for </w:t>
            </w:r>
            <w:r w:rsidR="008A7A2F">
              <w:rPr>
                <w:rStyle w:val="Instructional"/>
              </w:rPr>
              <w:t>C</w:t>
            </w:r>
            <w:r w:rsidRPr="00746334">
              <w:rPr>
                <w:rStyle w:val="Instructional"/>
              </w:rPr>
              <w:t>ustomer/partners with low to no agile maturity. Use the Customer Maturity Assessment done during pre</w:t>
            </w:r>
            <w:r w:rsidR="00AA13FC">
              <w:rPr>
                <w:rStyle w:val="Instructional"/>
              </w:rPr>
              <w:t>s</w:t>
            </w:r>
            <w:r w:rsidRPr="00746334">
              <w:rPr>
                <w:rStyle w:val="Instructional"/>
              </w:rPr>
              <w:t>ales as an input. The same workshop can be used to discuss agile best practices with mature customers/partners and assess the PO authority and how they apply agile best practices, identify the gaps with ours, and set a common ground.</w:t>
            </w:r>
          </w:p>
        </w:tc>
      </w:tr>
      <w:tr w:rsidR="00817D95" w14:paraId="7DBB32F1" w14:textId="77777777" w:rsidTr="00FE759F">
        <w:trPr>
          <w:cnfStyle w:val="000000010000" w:firstRow="0" w:lastRow="0" w:firstColumn="0" w:lastColumn="0" w:oddVBand="0" w:evenVBand="0" w:oddHBand="0" w:evenHBand="1" w:firstRowFirstColumn="0" w:firstRowLastColumn="0" w:lastRowFirstColumn="0" w:lastRowLastColumn="0"/>
        </w:trPr>
        <w:tc>
          <w:tcPr>
            <w:tcW w:w="2970" w:type="dxa"/>
          </w:tcPr>
          <w:p w14:paraId="7A6B652A" w14:textId="77777777" w:rsidR="00D83103" w:rsidRPr="00580407" w:rsidRDefault="00D83103" w:rsidP="005D2719">
            <w:pPr>
              <w:pStyle w:val="TableText"/>
              <w:rPr>
                <w:b/>
                <w:bCs/>
              </w:rPr>
            </w:pPr>
            <w:r w:rsidRPr="00580407">
              <w:rPr>
                <w:b/>
                <w:bCs/>
              </w:rPr>
              <w:t>Customer activities</w:t>
            </w:r>
          </w:p>
          <w:p w14:paraId="0514E503" w14:textId="77777777" w:rsidR="00D83103" w:rsidRPr="00C908C8" w:rsidRDefault="00D83103" w:rsidP="005D2719">
            <w:pPr>
              <w:pStyle w:val="TableText"/>
            </w:pPr>
            <w:r>
              <w:lastRenderedPageBreak/>
              <w:t>The activities to be performed by the Customer</w:t>
            </w:r>
          </w:p>
        </w:tc>
        <w:tc>
          <w:tcPr>
            <w:tcW w:w="6380" w:type="dxa"/>
          </w:tcPr>
          <w:p w14:paraId="6E286917" w14:textId="369A9401" w:rsidR="00CC0EF8" w:rsidRDefault="00CC0EF8" w:rsidP="00CC0EF8">
            <w:pPr>
              <w:pStyle w:val="Tablebullet1"/>
            </w:pPr>
            <w:r>
              <w:lastRenderedPageBreak/>
              <w:t xml:space="preserve">Identify Customer team members who will be available for the duration of the </w:t>
            </w:r>
            <w:r w:rsidR="00E86063">
              <w:t>project</w:t>
            </w:r>
            <w:r>
              <w:t>.</w:t>
            </w:r>
          </w:p>
          <w:p w14:paraId="1F548461" w14:textId="77777777" w:rsidR="00CC0EF8" w:rsidRDefault="00CC0EF8" w:rsidP="00CC0EF8">
            <w:pPr>
              <w:pStyle w:val="Tablebullet1"/>
            </w:pPr>
            <w:r>
              <w:lastRenderedPageBreak/>
              <w:t>Identify a sponsor who is empowered to prioritize business decisions and act as a single point of contact for questions relating to the product vision and objectives.</w:t>
            </w:r>
          </w:p>
          <w:p w14:paraId="08673BCF" w14:textId="77777777" w:rsidR="00CC0EF8" w:rsidRDefault="00CC0EF8" w:rsidP="00CC0EF8">
            <w:pPr>
              <w:pStyle w:val="Tablebullet1"/>
            </w:pPr>
            <w:r>
              <w:t>Identify a product owner who will be the single point of contact for questions relating to the product backlog.</w:t>
            </w:r>
          </w:p>
          <w:p w14:paraId="7B6E1B02" w14:textId="77777777" w:rsidR="00CC0EF8" w:rsidRDefault="00CC0EF8" w:rsidP="00CC0EF8">
            <w:pPr>
              <w:pStyle w:val="Tablebullet1"/>
            </w:pPr>
            <w:r>
              <w:t>Attend and participate in the pre-initiation call.</w:t>
            </w:r>
          </w:p>
          <w:p w14:paraId="4A0F1F60" w14:textId="45142BB9" w:rsidR="00CC0EF8" w:rsidRDefault="00CC0EF8" w:rsidP="00CC0EF8">
            <w:pPr>
              <w:pStyle w:val="Tablebullet1"/>
            </w:pPr>
            <w:r>
              <w:t xml:space="preserve">Assign </w:t>
            </w:r>
            <w:r w:rsidR="00E86063">
              <w:t>project</w:t>
            </w:r>
            <w:r>
              <w:t xml:space="preserve"> initiation and launch prerequisites responsibilities to accountable Customer leadership and establish target completion dates.</w:t>
            </w:r>
          </w:p>
          <w:p w14:paraId="41338542" w14:textId="3197E609" w:rsidR="00CC0EF8" w:rsidRDefault="00CC0EF8" w:rsidP="00CC0EF8">
            <w:pPr>
              <w:pStyle w:val="Tablebullet1"/>
            </w:pPr>
            <w:r>
              <w:t xml:space="preserve">Complete the </w:t>
            </w:r>
            <w:r w:rsidR="00E86063">
              <w:t>project</w:t>
            </w:r>
            <w:r>
              <w:t xml:space="preserve"> initiation and launch prerequisites.</w:t>
            </w:r>
          </w:p>
          <w:p w14:paraId="708C1794" w14:textId="77777777" w:rsidR="00CC0EF8" w:rsidRDefault="00CC0EF8" w:rsidP="00CC0EF8">
            <w:pPr>
              <w:pStyle w:val="Tablebullet1"/>
            </w:pPr>
            <w:r>
              <w:t>Allocate roles to be filled by the Customer with the required Customer resources in the time frames agreed upon in the pre-initiation call.</w:t>
            </w:r>
          </w:p>
          <w:p w14:paraId="49718A77" w14:textId="3958E6CB" w:rsidR="00CC0EF8" w:rsidRDefault="00CC0EF8" w:rsidP="00CC0EF8">
            <w:pPr>
              <w:pStyle w:val="Tablebullet1"/>
            </w:pPr>
            <w:r>
              <w:t xml:space="preserve">Assist with any orientation activities Microsoft requires to begin the </w:t>
            </w:r>
            <w:r w:rsidR="00E86063">
              <w:t>project</w:t>
            </w:r>
            <w:r>
              <w:t>.</w:t>
            </w:r>
          </w:p>
          <w:p w14:paraId="23D9E142" w14:textId="77777777" w:rsidR="00CC0EF8" w:rsidRDefault="00CC0EF8" w:rsidP="00CC0EF8">
            <w:pPr>
              <w:pStyle w:val="Tablebullet1"/>
            </w:pPr>
            <w:r>
              <w:t>Provision the necessary environments, resources and tools as needed to support delivery.</w:t>
            </w:r>
          </w:p>
          <w:p w14:paraId="78A35546" w14:textId="45E3522A" w:rsidR="00CC0EF8" w:rsidRDefault="00CC0EF8" w:rsidP="00CC0EF8">
            <w:pPr>
              <w:pStyle w:val="Tablebullet1"/>
            </w:pPr>
            <w:r>
              <w:t xml:space="preserve">Provide Microsoft </w:t>
            </w:r>
            <w:r w:rsidR="00AA13FC">
              <w:t>t</w:t>
            </w:r>
            <w:r>
              <w:t>eam members with access to required environments and tools.</w:t>
            </w:r>
          </w:p>
          <w:p w14:paraId="2D0B5664" w14:textId="77777777" w:rsidR="00CC0EF8" w:rsidRDefault="00CC0EF8" w:rsidP="00CC0EF8">
            <w:pPr>
              <w:pStyle w:val="Tablebullet1"/>
            </w:pPr>
            <w:r>
              <w:t>Provide Microsoft with the required permissions to manage and configure repositories, pipelines and boards in the Automation environment.</w:t>
            </w:r>
          </w:p>
          <w:p w14:paraId="26FE0CD3" w14:textId="77777777" w:rsidR="00CC0EF8" w:rsidRDefault="00CC0EF8" w:rsidP="00CC0EF8">
            <w:pPr>
              <w:pStyle w:val="Tablebullet1"/>
            </w:pPr>
            <w:r>
              <w:t>Provision a new Git repository in the Customer’s Automation environment and provide access for Microsoft team members.</w:t>
            </w:r>
          </w:p>
          <w:p w14:paraId="3456985A" w14:textId="35C8FBB5" w:rsidR="00CC0EF8" w:rsidRDefault="00CC0EF8" w:rsidP="00CC0EF8">
            <w:pPr>
              <w:pStyle w:val="Tablebullet1"/>
            </w:pPr>
            <w:r>
              <w:t xml:space="preserve">Provision dedicated resource groups in each of the environments listed in the </w:t>
            </w:r>
            <w:r w:rsidR="009E6C59" w:rsidRPr="009E6C59">
              <w:rPr>
                <w:i/>
                <w:iCs/>
              </w:rPr>
              <w:fldChar w:fldCharType="begin"/>
            </w:r>
            <w:r w:rsidR="009E6C59" w:rsidRPr="009E6C59">
              <w:rPr>
                <w:i/>
                <w:iCs/>
              </w:rPr>
              <w:instrText xml:space="preserve"> REF _Ref213430417 \h </w:instrText>
            </w:r>
            <w:r w:rsidR="009E6C59">
              <w:rPr>
                <w:i/>
                <w:iCs/>
              </w:rPr>
              <w:instrText xml:space="preserve"> \* MERGEFORMAT </w:instrText>
            </w:r>
            <w:r w:rsidR="009E6C59" w:rsidRPr="009E6C59">
              <w:rPr>
                <w:i/>
                <w:iCs/>
              </w:rPr>
            </w:r>
            <w:r w:rsidR="009E6C59" w:rsidRPr="009E6C59">
              <w:rPr>
                <w:i/>
                <w:iCs/>
              </w:rPr>
              <w:fldChar w:fldCharType="separate"/>
            </w:r>
            <w:r w:rsidR="00AA13FC" w:rsidRPr="00AA13FC">
              <w:rPr>
                <w:i/>
                <w:iCs/>
              </w:rPr>
              <w:t>Environment requirements</w:t>
            </w:r>
            <w:r w:rsidR="009E6C59" w:rsidRPr="009E6C59">
              <w:rPr>
                <w:i/>
                <w:iCs/>
              </w:rPr>
              <w:fldChar w:fldCharType="end"/>
            </w:r>
            <w:r w:rsidR="009E6C59">
              <w:t xml:space="preserve"> </w:t>
            </w:r>
            <w:r>
              <w:t>section.</w:t>
            </w:r>
          </w:p>
          <w:p w14:paraId="24409114" w14:textId="77777777" w:rsidR="001657B3" w:rsidRDefault="001657B3" w:rsidP="001657B3">
            <w:pPr>
              <w:pStyle w:val="Tablebullet1"/>
              <w:numPr>
                <w:ilvl w:val="0"/>
                <w:numId w:val="0"/>
              </w:numPr>
              <w:ind w:left="374"/>
            </w:pPr>
          </w:p>
          <w:p w14:paraId="791F84A4" w14:textId="77777777" w:rsidR="00CC0EF8" w:rsidRPr="00CC0EF8" w:rsidRDefault="00CC0EF8" w:rsidP="00CC0EF8">
            <w:pPr>
              <w:pStyle w:val="TableText"/>
              <w:rPr>
                <w:rStyle w:val="Instructional"/>
              </w:rPr>
            </w:pPr>
            <w:r w:rsidRPr="00CC0EF8">
              <w:rPr>
                <w:rStyle w:val="Instructional"/>
              </w:rPr>
              <w:t>[Include this bullet if the Productionize and Optimize is in scope]</w:t>
            </w:r>
          </w:p>
          <w:p w14:paraId="0D3EFB01" w14:textId="4E3D9B20" w:rsidR="001657B3" w:rsidRDefault="00CC0EF8" w:rsidP="00CC0EF8">
            <w:pPr>
              <w:rPr>
                <w:rStyle w:val="Optional"/>
              </w:rPr>
            </w:pPr>
            <w:r w:rsidRPr="00CC0EF8">
              <w:rPr>
                <w:rStyle w:val="Optional"/>
              </w:rPr>
              <w:t>Create a Microsoft Entra service principal with resource group owner permissions for each of the resource groups that has been provisioned. These service principals will be used by the automated deployment pipelines to deploy and configure the solution including configuring role-based access controls.</w:t>
            </w:r>
          </w:p>
          <w:p w14:paraId="44C272FE" w14:textId="77777777" w:rsidR="001657B3" w:rsidRPr="00CC0EF8" w:rsidRDefault="001657B3" w:rsidP="001657B3">
            <w:pPr>
              <w:spacing w:before="120"/>
              <w:rPr>
                <w:rStyle w:val="Optional"/>
              </w:rPr>
            </w:pPr>
          </w:p>
          <w:p w14:paraId="64BF0205" w14:textId="77777777" w:rsidR="00CC0EF8" w:rsidRDefault="00CC0EF8" w:rsidP="00CC0EF8">
            <w:pPr>
              <w:pStyle w:val="Tablebullet1"/>
            </w:pPr>
            <w:r>
              <w:t>Identify potential data / content to be considered for ingestion into the system and provide samples, as needed by Microsoft.</w:t>
            </w:r>
          </w:p>
          <w:p w14:paraId="0EBD7141" w14:textId="77777777" w:rsidR="00CC0EF8" w:rsidRDefault="00CC0EF8" w:rsidP="00CC0EF8">
            <w:pPr>
              <w:pStyle w:val="Tablebullet1"/>
            </w:pPr>
            <w:r>
              <w:t>Conduct a preparation call with Microsoft to discuss and agree on Discovery and Envisioning Workshop objectives and logistics.</w:t>
            </w:r>
          </w:p>
          <w:p w14:paraId="14AE929F" w14:textId="77777777" w:rsidR="00CC0EF8" w:rsidRDefault="00CC0EF8" w:rsidP="00CC0EF8">
            <w:pPr>
              <w:pStyle w:val="Tablebullet1"/>
            </w:pPr>
            <w:r>
              <w:t>Assign primary points of contact (business and technical) for the discovery and envisioning activities.</w:t>
            </w:r>
          </w:p>
          <w:p w14:paraId="46531E38" w14:textId="0F87B67F" w:rsidR="00D83103" w:rsidRPr="00C908C8" w:rsidRDefault="00CC0EF8" w:rsidP="001657B3">
            <w:pPr>
              <w:pStyle w:val="Tablebullet1"/>
            </w:pPr>
            <w:r>
              <w:t>Identify key business and technical decision makers and SMEs who will participate in the discovery and envisioning workshops.</w:t>
            </w:r>
          </w:p>
        </w:tc>
      </w:tr>
    </w:tbl>
    <w:p w14:paraId="195D9825" w14:textId="6A27C956" w:rsidR="00D83103" w:rsidRDefault="00320775" w:rsidP="004B73B6">
      <w:pPr>
        <w:pStyle w:val="Heading3NUM"/>
      </w:pPr>
      <w:bookmarkStart w:id="44" w:name="_Ref207893500"/>
      <w:r w:rsidRPr="00320775">
        <w:lastRenderedPageBreak/>
        <w:t>Product Baseline Planning</w:t>
      </w:r>
      <w:bookmarkEnd w:id="44"/>
    </w:p>
    <w:p w14:paraId="792F6E04" w14:textId="284C77D2" w:rsidR="00DD58A4" w:rsidRDefault="00DD58A4" w:rsidP="00C30B6A">
      <w:pPr>
        <w:rPr>
          <w:rStyle w:val="Instructional"/>
        </w:rPr>
      </w:pPr>
      <w:r w:rsidRPr="00DD58A4">
        <w:rPr>
          <w:rStyle w:val="Instructional"/>
        </w:rPr>
        <w:t xml:space="preserve">Even if there is already a valid, sufficiently detailed product backlog, many of the activities in this section may still be required, but less time may be spent. Note: Estimation of Custom AI Advisor for Knowledge Mining is based on 1 week for </w:t>
      </w:r>
      <w:r w:rsidR="00E86063">
        <w:rPr>
          <w:rStyle w:val="Instructional"/>
        </w:rPr>
        <w:t>Project</w:t>
      </w:r>
      <w:r w:rsidRPr="00DD58A4">
        <w:rPr>
          <w:rStyle w:val="Instructional"/>
        </w:rPr>
        <w:t xml:space="preserve"> initiation, 1 week for Baseline Planning (Sprint 0) and two weeks for each subsequent delivery sprint.</w:t>
      </w:r>
    </w:p>
    <w:p w14:paraId="67449BFC" w14:textId="64290F4A" w:rsidR="00DD58A4" w:rsidRDefault="009A68E5" w:rsidP="009A68E5">
      <w:r w:rsidRPr="009A68E5">
        <w:t xml:space="preserve">Baseline planning will be </w:t>
      </w:r>
      <w:r w:rsidRPr="009A68E5">
        <w:rPr>
          <w:rStyle w:val="Optional"/>
        </w:rPr>
        <w:t>one week</w:t>
      </w:r>
      <w:r w:rsidRPr="009A68E5">
        <w:t xml:space="preserve"> in duration.</w:t>
      </w:r>
    </w:p>
    <w:p w14:paraId="653BA2EF" w14:textId="77777777" w:rsidR="00CB5292" w:rsidRPr="00CB5292" w:rsidRDefault="00CB5292" w:rsidP="00CB5292">
      <w:r w:rsidRPr="00CB5292">
        <w:t>During baseline planning, the feature team will construct the initial product backlog for implementing the baseline solution, a high-level architecture and an initial release plan. At the completion of this exercise, the outcomes, assumptions, and dependencies will be verified.</w:t>
      </w:r>
    </w:p>
    <w:p w14:paraId="11515901" w14:textId="3BE69021" w:rsidR="00CB5292" w:rsidRPr="00CB5292" w:rsidRDefault="00CB5292" w:rsidP="00CB5292">
      <w:r w:rsidRPr="00CB5292">
        <w:t>Should there be any material deviations from the initial estimated capacity and/or skills, these and their implications will be discussed. The impact of such changes will be addressed through the change management process.</w:t>
      </w:r>
    </w:p>
    <w:p w14:paraId="08262A37" w14:textId="2184D220" w:rsidR="00C30B6A" w:rsidRDefault="00C30B6A" w:rsidP="003B7935">
      <w:pPr>
        <w:pStyle w:val="Caption-Table-Above"/>
      </w:pPr>
      <w:bookmarkStart w:id="45" w:name="_Toc213430938"/>
      <w:r>
        <w:t xml:space="preserve">Table </w:t>
      </w:r>
      <w:r>
        <w:fldChar w:fldCharType="begin"/>
      </w:r>
      <w:r>
        <w:instrText>SEQ Table \* ARABIC</w:instrText>
      </w:r>
      <w:r>
        <w:fldChar w:fldCharType="separate"/>
      </w:r>
      <w:r w:rsidR="00CA523B">
        <w:rPr>
          <w:noProof/>
        </w:rPr>
        <w:t>8</w:t>
      </w:r>
      <w:r>
        <w:fldChar w:fldCharType="end"/>
      </w:r>
      <w:r w:rsidRPr="00286165">
        <w:t xml:space="preserve">: </w:t>
      </w:r>
      <w:r>
        <w:t>Product Baseline Planning activities</w:t>
      </w:r>
      <w:bookmarkEnd w:id="45"/>
    </w:p>
    <w:tbl>
      <w:tblPr>
        <w:tblStyle w:val="RFX-SOWTable"/>
        <w:tblW w:w="0" w:type="auto"/>
        <w:tblLook w:val="04A0" w:firstRow="1" w:lastRow="0" w:firstColumn="1" w:lastColumn="0" w:noHBand="0" w:noVBand="1"/>
      </w:tblPr>
      <w:tblGrid>
        <w:gridCol w:w="2157"/>
        <w:gridCol w:w="7203"/>
      </w:tblGrid>
      <w:tr w:rsidR="00FC063B" w:rsidRPr="00D21D44" w14:paraId="771B47F7" w14:textId="77777777" w:rsidTr="00FE759F">
        <w:trPr>
          <w:cnfStyle w:val="100000000000" w:firstRow="1" w:lastRow="0" w:firstColumn="0" w:lastColumn="0" w:oddVBand="0" w:evenVBand="0" w:oddHBand="0" w:evenHBand="0" w:firstRowFirstColumn="0" w:firstRowLastColumn="0" w:lastRowFirstColumn="0" w:lastRowLastColumn="0"/>
        </w:trPr>
        <w:tc>
          <w:tcPr>
            <w:tcW w:w="2970" w:type="dxa"/>
          </w:tcPr>
          <w:p w14:paraId="3B2E2A64" w14:textId="77777777" w:rsidR="00C30B6A" w:rsidRPr="00D21D44" w:rsidRDefault="00C30B6A" w:rsidP="005D2719">
            <w:pPr>
              <w:pStyle w:val="TableText"/>
              <w:rPr>
                <w:rFonts w:cs="Segoe Sans Text"/>
                <w:szCs w:val="20"/>
              </w:rPr>
            </w:pPr>
            <w:r w:rsidRPr="00D21D44">
              <w:rPr>
                <w:rFonts w:cs="Segoe Sans Text"/>
                <w:szCs w:val="20"/>
              </w:rPr>
              <w:t>Category</w:t>
            </w:r>
          </w:p>
        </w:tc>
        <w:tc>
          <w:tcPr>
            <w:tcW w:w="6380" w:type="dxa"/>
          </w:tcPr>
          <w:p w14:paraId="751D10D2" w14:textId="77777777" w:rsidR="00C30B6A" w:rsidRPr="00D21D44" w:rsidRDefault="00C30B6A" w:rsidP="005D2719">
            <w:pPr>
              <w:pStyle w:val="TableText"/>
              <w:rPr>
                <w:rFonts w:cs="Segoe Sans Text"/>
                <w:szCs w:val="20"/>
              </w:rPr>
            </w:pPr>
            <w:r w:rsidRPr="00D21D44">
              <w:rPr>
                <w:rFonts w:cs="Segoe Sans Text"/>
                <w:szCs w:val="20"/>
              </w:rPr>
              <w:t>Description</w:t>
            </w:r>
          </w:p>
        </w:tc>
      </w:tr>
      <w:tr w:rsidR="005C6537" w:rsidRPr="00D21D44" w14:paraId="0A0C1F39" w14:textId="77777777" w:rsidTr="005C6537">
        <w:trPr>
          <w:cnfStyle w:val="000000100000" w:firstRow="0" w:lastRow="0" w:firstColumn="0" w:lastColumn="0" w:oddVBand="0" w:evenVBand="0" w:oddHBand="1" w:evenHBand="0" w:firstRowFirstColumn="0" w:firstRowLastColumn="0" w:lastRowFirstColumn="0" w:lastRowLastColumn="0"/>
        </w:trPr>
        <w:tc>
          <w:tcPr>
            <w:tcW w:w="0" w:type="auto"/>
            <w:hideMark/>
          </w:tcPr>
          <w:p w14:paraId="0F80E6BF" w14:textId="77777777" w:rsidR="005C6537" w:rsidRPr="00D21D44" w:rsidRDefault="005C6537" w:rsidP="005C6537">
            <w:pPr>
              <w:spacing w:before="0"/>
              <w:jc w:val="center"/>
              <w:rPr>
                <w:rFonts w:eastAsia="Times New Roman" w:cs="Segoe Sans Text"/>
                <w:b/>
                <w:bCs/>
              </w:rPr>
            </w:pPr>
            <w:r w:rsidRPr="00D21D44">
              <w:rPr>
                <w:rFonts w:eastAsia="Times New Roman" w:cs="Segoe Sans Text"/>
                <w:b/>
                <w:bCs/>
              </w:rPr>
              <w:t>Microsoft activities (The activities to be performed by Microsoft)</w:t>
            </w:r>
          </w:p>
        </w:tc>
        <w:tc>
          <w:tcPr>
            <w:tcW w:w="0" w:type="auto"/>
            <w:hideMark/>
          </w:tcPr>
          <w:p w14:paraId="5F20D805" w14:textId="77777777" w:rsidR="005C6537" w:rsidRPr="00D21D44" w:rsidRDefault="005C6537" w:rsidP="005C6537">
            <w:pPr>
              <w:spacing w:before="0"/>
              <w:rPr>
                <w:rFonts w:eastAsia="Times New Roman" w:cs="Segoe Sans Text"/>
              </w:rPr>
            </w:pPr>
            <w:r w:rsidRPr="00D21D44">
              <w:rPr>
                <w:rFonts w:eastAsia="Times New Roman" w:cs="Segoe Sans Text"/>
              </w:rPr>
              <w:t xml:space="preserve">• Conduct baseline planning workshops with Customer stakeholders and SMEs to align on </w:t>
            </w:r>
            <w:r w:rsidRPr="00D21D44">
              <w:rPr>
                <w:rFonts w:eastAsia="Times New Roman" w:cs="Segoe Sans Text"/>
                <w:b/>
                <w:bCs/>
              </w:rPr>
              <w:t>business outcomes</w:t>
            </w:r>
            <w:r w:rsidRPr="00D21D44">
              <w:rPr>
                <w:rFonts w:eastAsia="Times New Roman" w:cs="Segoe Sans Text"/>
              </w:rPr>
              <w:t xml:space="preserve">, personas, and the workflows where agentic capabilities will be embedded </w:t>
            </w:r>
            <w:r w:rsidRPr="00D21D44">
              <w:rPr>
                <w:rFonts w:eastAsia="Times New Roman" w:cs="Segoe Sans Text"/>
                <w:b/>
                <w:bCs/>
              </w:rPr>
              <w:t>in the flow of work</w:t>
            </w:r>
            <w:r w:rsidRPr="00D21D44">
              <w:rPr>
                <w:rFonts w:eastAsia="Times New Roman" w:cs="Segoe Sans Text"/>
              </w:rPr>
              <w:t xml:space="preserve">. </w:t>
            </w:r>
            <w:r w:rsidRPr="00D21D44">
              <w:rPr>
                <w:rFonts w:eastAsia="Times New Roman" w:cs="Segoe Sans Text"/>
              </w:rPr>
              <w:br/>
            </w:r>
            <w:r w:rsidRPr="00D21D44">
              <w:rPr>
                <w:rFonts w:eastAsia="Times New Roman" w:cs="Segoe Sans Text"/>
              </w:rPr>
              <w:br/>
              <w:t xml:space="preserve">• Define success criteria and outcome-oriented measures (e.g., OKRs) for the initial release intent, and translate them into </w:t>
            </w:r>
            <w:r w:rsidRPr="00D21D44">
              <w:rPr>
                <w:rFonts w:eastAsia="Times New Roman" w:cs="Segoe Sans Text"/>
                <w:b/>
                <w:bCs/>
              </w:rPr>
              <w:t>epics/features</w:t>
            </w:r>
            <w:r w:rsidRPr="00D21D44">
              <w:rPr>
                <w:rFonts w:eastAsia="Times New Roman" w:cs="Segoe Sans Text"/>
              </w:rPr>
              <w:t xml:space="preserve"> (avoid detailed user-story commitments in the SOW). </w:t>
            </w:r>
            <w:r w:rsidRPr="00D21D44">
              <w:rPr>
                <w:rFonts w:eastAsia="Times New Roman" w:cs="Segoe Sans Text"/>
              </w:rPr>
              <w:br/>
            </w:r>
            <w:r w:rsidRPr="00D21D44">
              <w:rPr>
                <w:rFonts w:eastAsia="Times New Roman" w:cs="Segoe Sans Text"/>
              </w:rPr>
              <w:br/>
              <w:t xml:space="preserve">• Establish the </w:t>
            </w:r>
            <w:r w:rsidRPr="00D21D44">
              <w:rPr>
                <w:rFonts w:eastAsia="Times New Roman" w:cs="Segoe Sans Text"/>
                <w:b/>
                <w:bCs/>
              </w:rPr>
              <w:t>platform-centric delivery intent</w:t>
            </w:r>
            <w:r w:rsidRPr="00D21D44">
              <w:rPr>
                <w:rFonts w:eastAsia="Times New Roman" w:cs="Segoe Sans Text"/>
              </w:rPr>
              <w:t xml:space="preserve">: define the baseline platform pattern that is </w:t>
            </w:r>
            <w:r w:rsidRPr="00D21D44">
              <w:rPr>
                <w:rFonts w:eastAsia="Times New Roman" w:cs="Segoe Sans Text"/>
                <w:b/>
                <w:bCs/>
              </w:rPr>
              <w:t>modularized, scalable, secure, and reusable</w:t>
            </w:r>
            <w:r w:rsidRPr="00D21D44">
              <w:rPr>
                <w:rFonts w:eastAsia="Times New Roman" w:cs="Segoe Sans Text"/>
              </w:rPr>
              <w:t xml:space="preserve">, enabling repeatable onboarding of multiple use cases over time (not one-off agents). </w:t>
            </w:r>
            <w:r w:rsidRPr="00D21D44">
              <w:rPr>
                <w:rFonts w:eastAsia="Times New Roman" w:cs="Segoe Sans Text"/>
              </w:rPr>
              <w:br/>
            </w:r>
            <w:r w:rsidRPr="00D21D44">
              <w:rPr>
                <w:rFonts w:eastAsia="Times New Roman" w:cs="Segoe Sans Text"/>
              </w:rPr>
              <w:br/>
              <w:t xml:space="preserve">• Define the phased roadmap and delivery plan for the engagement (Product Strategy &amp; Envisioning → Foundations &amp; Feasibility → Capability &amp; Advancement → Productionize &amp; Govern), and align this to the initial backlog sequencing. </w:t>
            </w:r>
            <w:r w:rsidRPr="00D21D44">
              <w:rPr>
                <w:rFonts w:eastAsia="Times New Roman" w:cs="Segoe Sans Text"/>
              </w:rPr>
              <w:br/>
            </w:r>
            <w:r w:rsidRPr="00D21D44">
              <w:rPr>
                <w:rFonts w:eastAsia="Times New Roman" w:cs="Segoe Sans Text"/>
              </w:rPr>
              <w:br/>
              <w:t xml:space="preserve">• </w:t>
            </w:r>
            <w:r w:rsidRPr="00D21D44">
              <w:rPr>
                <w:rFonts w:eastAsia="Times New Roman" w:cs="Segoe Sans Text"/>
                <w:b/>
                <w:bCs/>
              </w:rPr>
              <w:t>Model strategy (for orchestration/runtime and workloads):</w:t>
            </w:r>
            <w:r w:rsidRPr="00D21D44">
              <w:rPr>
                <w:rFonts w:eastAsia="Times New Roman" w:cs="Segoe Sans Text"/>
              </w:rPr>
              <w:t xml:space="preserve"> define the approach for selecting and governing foundation models for targeted workloads, including (as applicable and approved) OpenAI GPT family models (e.g., GPT</w:t>
            </w:r>
            <w:r w:rsidRPr="00D21D44">
              <w:rPr>
                <w:rFonts w:eastAsia="Times New Roman" w:cs="Segoe Sans Text"/>
              </w:rPr>
              <w:noBreakHyphen/>
              <w:t xml:space="preserve">4 class and newer, </w:t>
            </w:r>
            <w:r w:rsidRPr="00D21D44">
              <w:rPr>
                <w:rFonts w:eastAsia="Times New Roman" w:cs="Segoe Sans Text"/>
                <w:b/>
                <w:bCs/>
              </w:rPr>
              <w:t>GPT</w:t>
            </w:r>
            <w:r w:rsidRPr="00D21D44">
              <w:rPr>
                <w:rFonts w:eastAsia="Times New Roman" w:cs="Segoe Sans Text"/>
                <w:b/>
                <w:bCs/>
              </w:rPr>
              <w:noBreakHyphen/>
              <w:t>5 where available</w:t>
            </w:r>
            <w:r w:rsidRPr="00D21D44">
              <w:rPr>
                <w:rFonts w:eastAsia="Times New Roman" w:cs="Segoe Sans Text"/>
              </w:rPr>
              <w:t xml:space="preserve">), Anthropic </w:t>
            </w:r>
            <w:r w:rsidRPr="00D21D44">
              <w:rPr>
                <w:rFonts w:eastAsia="Times New Roman" w:cs="Segoe Sans Text"/>
                <w:b/>
                <w:bCs/>
              </w:rPr>
              <w:t>Claude</w:t>
            </w:r>
            <w:r w:rsidRPr="00D21D44">
              <w:rPr>
                <w:rFonts w:eastAsia="Times New Roman" w:cs="Segoe Sans Text"/>
              </w:rPr>
              <w:t xml:space="preserve">, and other approved models. Confirm model selection criteria (quality, safety, latency, cost, regional availability), routing/fallback strategy, and model governance expectations. </w:t>
            </w:r>
            <w:r w:rsidRPr="00D21D44">
              <w:rPr>
                <w:rFonts w:eastAsia="Times New Roman" w:cs="Segoe Sans Text"/>
              </w:rPr>
              <w:br/>
            </w:r>
            <w:r w:rsidRPr="00D21D44">
              <w:rPr>
                <w:rFonts w:eastAsia="Times New Roman" w:cs="Segoe Sans Text"/>
              </w:rPr>
              <w:br/>
              <w:t xml:space="preserve">• </w:t>
            </w:r>
            <w:r w:rsidRPr="00D21D44">
              <w:rPr>
                <w:rFonts w:eastAsia="Times New Roman" w:cs="Segoe Sans Text"/>
                <w:b/>
                <w:bCs/>
              </w:rPr>
              <w:t>Agentic framework strategy:</w:t>
            </w:r>
            <w:r w:rsidRPr="00D21D44">
              <w:rPr>
                <w:rFonts w:eastAsia="Times New Roman" w:cs="Segoe Sans Text"/>
              </w:rPr>
              <w:t xml:space="preserve"> define the approach for building and orchestrating agents using Microsoft-supported agentic patterns and </w:t>
            </w:r>
            <w:r w:rsidRPr="00D21D44">
              <w:rPr>
                <w:rFonts w:eastAsia="Times New Roman" w:cs="Segoe Sans Text"/>
              </w:rPr>
              <w:lastRenderedPageBreak/>
              <w:t xml:space="preserve">frameworks (as applicable), including Microsoft agent framework components and/or commonly used agent frameworks such as </w:t>
            </w:r>
            <w:r w:rsidRPr="00D21D44">
              <w:rPr>
                <w:rFonts w:eastAsia="Times New Roman" w:cs="Segoe Sans Text"/>
                <w:b/>
                <w:bCs/>
              </w:rPr>
              <w:t>LangGraph</w:t>
            </w:r>
            <w:r w:rsidRPr="00D21D44">
              <w:rPr>
                <w:rFonts w:eastAsia="Times New Roman" w:cs="Segoe Sans Text"/>
              </w:rPr>
              <w:t xml:space="preserve"> (and similar orchestration frameworks) to support multi-step, multi-agent workflows. Establish guidance for tool-calling patterns, workflow orchestration, and agent handoffs aligned to governance requirements. </w:t>
            </w:r>
            <w:r w:rsidRPr="00D21D44">
              <w:rPr>
                <w:rFonts w:eastAsia="Times New Roman" w:cs="Segoe Sans Text"/>
              </w:rPr>
              <w:br/>
            </w:r>
            <w:r w:rsidRPr="00D21D44">
              <w:rPr>
                <w:rFonts w:eastAsia="Times New Roman" w:cs="Segoe Sans Text"/>
              </w:rPr>
              <w:br/>
              <w:t xml:space="preserve">• Define the governance approach for the platform, including evaluation, guardrails &amp; controls, privacy, security, and access management expectations. </w:t>
            </w:r>
            <w:r w:rsidRPr="00D21D44">
              <w:rPr>
                <w:rFonts w:eastAsia="Times New Roman" w:cs="Segoe Sans Text"/>
              </w:rPr>
              <w:br/>
            </w:r>
            <w:r w:rsidRPr="00D21D44">
              <w:rPr>
                <w:rFonts w:eastAsia="Times New Roman" w:cs="Segoe Sans Text"/>
              </w:rPr>
              <w:br/>
              <w:t xml:space="preserve">• </w:t>
            </w:r>
            <w:r w:rsidRPr="00D21D44">
              <w:rPr>
                <w:rFonts w:eastAsia="Times New Roman" w:cs="Segoe Sans Text"/>
                <w:b/>
                <w:bCs/>
              </w:rPr>
              <w:t>Agent 365 (governance/observability):</w:t>
            </w:r>
            <w:r w:rsidRPr="00D21D44">
              <w:rPr>
                <w:rFonts w:eastAsia="Times New Roman" w:cs="Segoe Sans Text"/>
              </w:rPr>
              <w:t xml:space="preserve"> define how Agent 365 (or equivalent Microsoft governance/observability capability) will be used to support </w:t>
            </w:r>
            <w:r w:rsidRPr="00D21D44">
              <w:rPr>
                <w:rFonts w:eastAsia="Times New Roman" w:cs="Segoe Sans Text"/>
                <w:b/>
                <w:bCs/>
              </w:rPr>
              <w:t>registry, access control, monitoring/telemetry, observability, and lifecycle visibility</w:t>
            </w:r>
            <w:r w:rsidRPr="00D21D44">
              <w:rPr>
                <w:rFonts w:eastAsia="Times New Roman" w:cs="Segoe Sans Text"/>
              </w:rPr>
              <w:t xml:space="preserve"> for agents and tools (as applicable to scope). </w:t>
            </w:r>
            <w:r w:rsidRPr="00D21D44">
              <w:rPr>
                <w:rFonts w:eastAsia="Times New Roman" w:cs="Segoe Sans Text"/>
              </w:rPr>
              <w:br/>
            </w:r>
            <w:r w:rsidRPr="00D21D44">
              <w:rPr>
                <w:rFonts w:eastAsia="Times New Roman" w:cs="Segoe Sans Text"/>
              </w:rPr>
              <w:br/>
              <w:t xml:space="preserve">• Define an evaluation and validation approach that supports iterative improvement across quality, safety, and performance. Establish how pilot feedback will be captured and used to refine prompts, tools, and agent workflows. </w:t>
            </w:r>
            <w:r w:rsidRPr="00D21D44">
              <w:rPr>
                <w:rFonts w:eastAsia="Times New Roman" w:cs="Segoe Sans Text"/>
              </w:rPr>
              <w:br/>
            </w:r>
            <w:r w:rsidRPr="00D21D44">
              <w:rPr>
                <w:rFonts w:eastAsia="Times New Roman" w:cs="Segoe Sans Text"/>
              </w:rPr>
              <w:br/>
              <w:t xml:space="preserve">• Architecture and resource setup (high-level): confirm target environments, required platform services, identity/access approach, and operational constraints. Confirm required access to subscriptions, repos, pipelines, and environments. </w:t>
            </w:r>
            <w:r w:rsidRPr="00D21D44">
              <w:rPr>
                <w:rFonts w:eastAsia="Times New Roman" w:cs="Segoe Sans Text"/>
              </w:rPr>
              <w:br/>
            </w:r>
            <w:r w:rsidRPr="00D21D44">
              <w:rPr>
                <w:rFonts w:eastAsia="Times New Roman" w:cs="Segoe Sans Text"/>
              </w:rPr>
              <w:br/>
              <w:t xml:space="preserve">• Data review: inventory candidate data sources (structured/unstructured), identify grounding sources, document access constraints, and identify known gaps and remediation needs (owned by Customer unless explicitly in scope). </w:t>
            </w:r>
            <w:r w:rsidRPr="00D21D44">
              <w:rPr>
                <w:rFonts w:eastAsia="Times New Roman" w:cs="Segoe Sans Text"/>
              </w:rPr>
              <w:br/>
            </w:r>
            <w:r w:rsidRPr="00D21D44">
              <w:rPr>
                <w:rFonts w:eastAsia="Times New Roman" w:cs="Segoe Sans Text"/>
              </w:rPr>
              <w:br/>
              <w:t xml:space="preserve">• Team and process alignment: confirm roles/responsibilities, working agreements, ceremony cadence, backlog hygiene, and Definition of Ready / Definition of Done expectations. Populate the initial sprint backlog with planned epics/features for Sprint 1. </w:t>
            </w:r>
            <w:r w:rsidRPr="00D21D44">
              <w:rPr>
                <w:rFonts w:eastAsia="Times New Roman" w:cs="Segoe Sans Text"/>
              </w:rPr>
              <w:br/>
            </w:r>
            <w:r w:rsidRPr="00D21D44">
              <w:rPr>
                <w:rFonts w:eastAsia="Times New Roman" w:cs="Segoe Sans Text"/>
              </w:rPr>
              <w:br/>
              <w:t xml:space="preserve">• Collaborate with the Product Owner to confirm the Sprint Goal for the first delivery sprint and identify key risks/impediments that may affect delivery sequencing. </w:t>
            </w:r>
            <w:r w:rsidRPr="00D21D44">
              <w:rPr>
                <w:rFonts w:eastAsia="Times New Roman" w:cs="Segoe Sans Text"/>
              </w:rPr>
              <w:br/>
            </w:r>
            <w:r w:rsidRPr="00D21D44">
              <w:rPr>
                <w:rFonts w:eastAsia="Times New Roman" w:cs="Segoe Sans Text"/>
              </w:rPr>
              <w:br/>
              <w:t>• Define a test approach and automation pipeline plan for in-scope testing described in the Testing and defect remediation section (as applicable).</w:t>
            </w:r>
          </w:p>
        </w:tc>
      </w:tr>
      <w:tr w:rsidR="005C6537" w:rsidRPr="00D21D44" w14:paraId="38A18895" w14:textId="77777777" w:rsidTr="005C6537">
        <w:trPr>
          <w:cnfStyle w:val="000000010000" w:firstRow="0" w:lastRow="0" w:firstColumn="0" w:lastColumn="0" w:oddVBand="0" w:evenVBand="0" w:oddHBand="0" w:evenHBand="1" w:firstRowFirstColumn="0" w:firstRowLastColumn="0" w:lastRowFirstColumn="0" w:lastRowLastColumn="0"/>
        </w:trPr>
        <w:tc>
          <w:tcPr>
            <w:tcW w:w="0" w:type="auto"/>
            <w:hideMark/>
          </w:tcPr>
          <w:p w14:paraId="0E16744C" w14:textId="77777777" w:rsidR="005C6537" w:rsidRPr="00D21D44" w:rsidRDefault="005C6537" w:rsidP="005C6537">
            <w:pPr>
              <w:spacing w:before="0"/>
              <w:jc w:val="center"/>
              <w:rPr>
                <w:rFonts w:eastAsia="Times New Roman" w:cs="Segoe Sans Text"/>
                <w:b/>
                <w:bCs/>
              </w:rPr>
            </w:pPr>
            <w:r w:rsidRPr="00D21D44">
              <w:rPr>
                <w:rFonts w:eastAsia="Times New Roman" w:cs="Segoe Sans Text"/>
                <w:b/>
                <w:bCs/>
              </w:rPr>
              <w:lastRenderedPageBreak/>
              <w:t>Customer activities (The activities to be performed by the Customer)</w:t>
            </w:r>
          </w:p>
        </w:tc>
        <w:tc>
          <w:tcPr>
            <w:tcW w:w="0" w:type="auto"/>
            <w:hideMark/>
          </w:tcPr>
          <w:p w14:paraId="0E784FFE" w14:textId="77777777" w:rsidR="005C6537" w:rsidRPr="00D21D44" w:rsidRDefault="005C6537" w:rsidP="005C6537">
            <w:pPr>
              <w:spacing w:before="0"/>
              <w:rPr>
                <w:rFonts w:eastAsia="Times New Roman" w:cs="Segoe Sans Text"/>
              </w:rPr>
            </w:pPr>
            <w:r w:rsidRPr="00D21D44">
              <w:rPr>
                <w:rFonts w:eastAsia="Times New Roman" w:cs="Segoe Sans Text"/>
              </w:rPr>
              <w:t xml:space="preserve">• Allocate and make available required Customer roles (sponsor, product owner, SMEs, security/compliance contacts) within the time frames agreed in initiation. </w:t>
            </w:r>
            <w:r w:rsidRPr="00D21D44">
              <w:rPr>
                <w:rFonts w:eastAsia="Times New Roman" w:cs="Segoe Sans Text"/>
              </w:rPr>
              <w:br/>
            </w:r>
            <w:r w:rsidRPr="00D21D44">
              <w:rPr>
                <w:rFonts w:eastAsia="Times New Roman" w:cs="Segoe Sans Text"/>
              </w:rPr>
              <w:br/>
              <w:t xml:space="preserve">• Participate in baseline planning workshops; provide workflow context, current-state constraints, policies, and success measures needed to define </w:t>
            </w:r>
            <w:r w:rsidRPr="00D21D44">
              <w:rPr>
                <w:rFonts w:eastAsia="Times New Roman" w:cs="Segoe Sans Text"/>
              </w:rPr>
              <w:lastRenderedPageBreak/>
              <w:t xml:space="preserve">outcome-oriented priorities. </w:t>
            </w:r>
            <w:r w:rsidRPr="00D21D44">
              <w:rPr>
                <w:rFonts w:eastAsia="Times New Roman" w:cs="Segoe Sans Text"/>
              </w:rPr>
              <w:br/>
            </w:r>
            <w:r w:rsidRPr="00D21D44">
              <w:rPr>
                <w:rFonts w:eastAsia="Times New Roman" w:cs="Segoe Sans Text"/>
              </w:rPr>
              <w:br/>
              <w:t xml:space="preserve">• Provide relevant documentation and business requirements; clarify requirements and approve priorities at the epic/feature level. </w:t>
            </w:r>
            <w:r w:rsidRPr="00D21D44">
              <w:rPr>
                <w:rFonts w:eastAsia="Times New Roman" w:cs="Segoe Sans Text"/>
              </w:rPr>
              <w:br/>
            </w:r>
            <w:r w:rsidRPr="00D21D44">
              <w:rPr>
                <w:rFonts w:eastAsia="Times New Roman" w:cs="Segoe Sans Text"/>
              </w:rPr>
              <w:br/>
              <w:t xml:space="preserve">• Provision and/or approve access to required environments, tooling, and repositories; complete internal governance steps needed to begin delivery. </w:t>
            </w:r>
            <w:r w:rsidRPr="00D21D44">
              <w:rPr>
                <w:rFonts w:eastAsia="Times New Roman" w:cs="Segoe Sans Text"/>
              </w:rPr>
              <w:br/>
            </w:r>
            <w:r w:rsidRPr="00D21D44">
              <w:rPr>
                <w:rFonts w:eastAsia="Times New Roman" w:cs="Segoe Sans Text"/>
              </w:rPr>
              <w:br/>
              <w:t xml:space="preserve">• Identify candidate data sources and ensure appropriate access approvals are in place for planned grounding and integrations (as applicable). </w:t>
            </w:r>
            <w:r w:rsidRPr="00D21D44">
              <w:rPr>
                <w:rFonts w:eastAsia="Times New Roman" w:cs="Segoe Sans Text"/>
              </w:rPr>
              <w:br/>
            </w:r>
            <w:r w:rsidRPr="00D21D44">
              <w:rPr>
                <w:rFonts w:eastAsia="Times New Roman" w:cs="Segoe Sans Text"/>
              </w:rPr>
              <w:br/>
              <w:t xml:space="preserve">• Confirm security, compliance, and Responsible AI expectations; provide timely feedback via agreed review channels and decision-makers. </w:t>
            </w:r>
            <w:r w:rsidRPr="00D21D44">
              <w:rPr>
                <w:rFonts w:eastAsia="Times New Roman" w:cs="Segoe Sans Text"/>
              </w:rPr>
              <w:br/>
            </w:r>
            <w:r w:rsidRPr="00D21D44">
              <w:rPr>
                <w:rFonts w:eastAsia="Times New Roman" w:cs="Segoe Sans Text"/>
              </w:rPr>
              <w:br/>
              <w:t xml:space="preserve">• Define the UAT/pilot validation approach; identify pilot users for feedback and usability validation (as applicable). </w:t>
            </w:r>
            <w:r w:rsidRPr="00D21D44">
              <w:rPr>
                <w:rFonts w:eastAsia="Times New Roman" w:cs="Segoe Sans Text"/>
              </w:rPr>
              <w:br/>
            </w:r>
            <w:r w:rsidRPr="00D21D44">
              <w:rPr>
                <w:rFonts w:eastAsia="Times New Roman" w:cs="Segoe Sans Text"/>
              </w:rPr>
              <w:br/>
              <w:t>• Collaborate with Microsoft to validate the initial backlog and initial release intent and to agree the Sprint Goal for the first delivery sprint.</w:t>
            </w:r>
          </w:p>
        </w:tc>
      </w:tr>
      <w:tr w:rsidR="005C6537" w:rsidRPr="00D21D44" w14:paraId="074D1D9D" w14:textId="77777777" w:rsidTr="005C6537">
        <w:trPr>
          <w:cnfStyle w:val="000000100000" w:firstRow="0" w:lastRow="0" w:firstColumn="0" w:lastColumn="0" w:oddVBand="0" w:evenVBand="0" w:oddHBand="1" w:evenHBand="0" w:firstRowFirstColumn="0" w:firstRowLastColumn="0" w:lastRowFirstColumn="0" w:lastRowLastColumn="0"/>
        </w:trPr>
        <w:tc>
          <w:tcPr>
            <w:tcW w:w="0" w:type="auto"/>
            <w:hideMark/>
          </w:tcPr>
          <w:p w14:paraId="280196A5" w14:textId="77777777" w:rsidR="005C6537" w:rsidRPr="00D21D44" w:rsidRDefault="005C6537" w:rsidP="005C6537">
            <w:pPr>
              <w:spacing w:before="0"/>
              <w:jc w:val="center"/>
              <w:rPr>
                <w:rFonts w:eastAsia="Times New Roman" w:cs="Segoe Sans Text"/>
                <w:b/>
                <w:bCs/>
              </w:rPr>
            </w:pPr>
            <w:r w:rsidRPr="00D21D44">
              <w:rPr>
                <w:rFonts w:eastAsia="Times New Roman" w:cs="Segoe Sans Text"/>
                <w:b/>
                <w:bCs/>
              </w:rPr>
              <w:lastRenderedPageBreak/>
              <w:t>Key assumptions</w:t>
            </w:r>
          </w:p>
        </w:tc>
        <w:tc>
          <w:tcPr>
            <w:tcW w:w="0" w:type="auto"/>
            <w:hideMark/>
          </w:tcPr>
          <w:p w14:paraId="5FFCFB9A" w14:textId="77777777" w:rsidR="005C6537" w:rsidRPr="00D21D44" w:rsidRDefault="005C6537" w:rsidP="005C6537">
            <w:pPr>
              <w:spacing w:before="0"/>
              <w:rPr>
                <w:rFonts w:eastAsia="Times New Roman" w:cs="Segoe Sans Text"/>
              </w:rPr>
            </w:pPr>
            <w:r w:rsidRPr="00D21D44">
              <w:rPr>
                <w:rFonts w:eastAsia="Times New Roman" w:cs="Segoe Sans Text"/>
              </w:rPr>
              <w:t xml:space="preserve">• Customer representatives (especially sponsor and product owner) are available throughout baseline planning for timely decisions and prioritization. </w:t>
            </w:r>
            <w:r w:rsidRPr="00D21D44">
              <w:rPr>
                <w:rFonts w:eastAsia="Times New Roman" w:cs="Segoe Sans Text"/>
              </w:rPr>
              <w:br/>
            </w:r>
            <w:r w:rsidRPr="00D21D44">
              <w:rPr>
                <w:rFonts w:eastAsia="Times New Roman" w:cs="Segoe Sans Text"/>
              </w:rPr>
              <w:br/>
              <w:t xml:space="preserve">• Key roles (business SMEs, technical SMEs, security/compliance stakeholders) are available and knowledgeable about target workflows and systems relevant to initial scenarios. </w:t>
            </w:r>
            <w:r w:rsidRPr="00D21D44">
              <w:rPr>
                <w:rFonts w:eastAsia="Times New Roman" w:cs="Segoe Sans Text"/>
              </w:rPr>
              <w:br/>
            </w:r>
            <w:r w:rsidRPr="00D21D44">
              <w:rPr>
                <w:rFonts w:eastAsia="Times New Roman" w:cs="Segoe Sans Text"/>
              </w:rPr>
              <w:br/>
              <w:t xml:space="preserve">• Required environments, tooling access, and approvals are completed in time to support planned sprint starts. </w:t>
            </w:r>
            <w:r w:rsidRPr="00D21D44">
              <w:rPr>
                <w:rFonts w:eastAsia="Times New Roman" w:cs="Segoe Sans Text"/>
              </w:rPr>
              <w:br/>
            </w:r>
            <w:r w:rsidRPr="00D21D44">
              <w:rPr>
                <w:rFonts w:eastAsia="Times New Roman" w:cs="Segoe Sans Text"/>
              </w:rPr>
              <w:br/>
              <w:t xml:space="preserve">• Model availability and usage (including GPT family models, Claude, and other models) is subject to </w:t>
            </w:r>
            <w:r w:rsidRPr="00D21D44">
              <w:rPr>
                <w:rFonts w:eastAsia="Times New Roman" w:cs="Segoe Sans Text"/>
                <w:b/>
                <w:bCs/>
              </w:rPr>
              <w:t>Customer approvals, licensing, regional availability, quota/capacity constraints, and enterprise policy</w:t>
            </w:r>
            <w:r w:rsidRPr="00D21D44">
              <w:rPr>
                <w:rFonts w:eastAsia="Times New Roman" w:cs="Segoe Sans Text"/>
              </w:rPr>
              <w:t xml:space="preserve">. </w:t>
            </w:r>
            <w:r w:rsidRPr="00D21D44">
              <w:rPr>
                <w:rFonts w:eastAsia="Times New Roman" w:cs="Segoe Sans Text"/>
              </w:rPr>
              <w:br/>
            </w:r>
            <w:r w:rsidRPr="00D21D44">
              <w:rPr>
                <w:rFonts w:eastAsia="Times New Roman" w:cs="Segoe Sans Text"/>
              </w:rPr>
              <w:br/>
              <w:t xml:space="preserve">• The backlog will be refined during baseline planning, which may change sequencing, scope emphasis, and/or required skills/capacity; material deviations are handled through the change management process. </w:t>
            </w:r>
            <w:r w:rsidRPr="00D21D44">
              <w:rPr>
                <w:rFonts w:eastAsia="Times New Roman" w:cs="Segoe Sans Text"/>
              </w:rPr>
              <w:br/>
            </w:r>
            <w:r w:rsidRPr="00D21D44">
              <w:rPr>
                <w:rFonts w:eastAsia="Times New Roman" w:cs="Segoe Sans Text"/>
              </w:rPr>
              <w:br/>
              <w:t>• Marketplace patterns and third-party integrations (if applicable) depend on Customer governance approvals, vendor readiness, and availability of required credentials and security reviews.</w:t>
            </w:r>
          </w:p>
        </w:tc>
      </w:tr>
    </w:tbl>
    <w:p w14:paraId="624F091A" w14:textId="77777777" w:rsidR="00D53C11" w:rsidRPr="00D53C11" w:rsidRDefault="00D53C11" w:rsidP="00D53C11">
      <w:pPr>
        <w:pStyle w:val="Caption-Table-Above"/>
        <w:rPr>
          <w:bCs w:val="0"/>
          <w:i w:val="0"/>
          <w:color w:val="auto"/>
          <w:spacing w:val="0"/>
          <w:sz w:val="20"/>
        </w:rPr>
      </w:pPr>
      <w:r w:rsidRPr="00D53C11">
        <w:rPr>
          <w:bCs w:val="0"/>
          <w:i w:val="0"/>
          <w:color w:val="auto"/>
          <w:spacing w:val="0"/>
          <w:sz w:val="20"/>
        </w:rPr>
        <w:lastRenderedPageBreak/>
        <w:t>Each delivery sprint will last two weeks. Microsoft and the Customer will collaborate to determine the final duration for sprints during baseline planning.</w:t>
      </w:r>
    </w:p>
    <w:p w14:paraId="0D1D2601" w14:textId="77777777" w:rsidR="00D53C11" w:rsidRPr="00D53C11" w:rsidRDefault="00D53C11" w:rsidP="00D53C11">
      <w:pPr>
        <w:pStyle w:val="Caption-Table-Above"/>
        <w:rPr>
          <w:bCs w:val="0"/>
          <w:i w:val="0"/>
          <w:color w:val="auto"/>
          <w:spacing w:val="0"/>
          <w:sz w:val="20"/>
        </w:rPr>
      </w:pPr>
      <w:r w:rsidRPr="00D53C11">
        <w:rPr>
          <w:bCs w:val="0"/>
          <w:i w:val="0"/>
          <w:color w:val="auto"/>
          <w:spacing w:val="0"/>
          <w:sz w:val="20"/>
        </w:rPr>
        <w:t>Before sprint planning starts, the product owner will collaborate with the feature team to define a sprint goal and a proposed sprint backlog. This sprint backlog will consist of a set of PBIs that the feature team estimates may be completed during the sprint.</w:t>
      </w:r>
    </w:p>
    <w:p w14:paraId="3247BBFF" w14:textId="77777777" w:rsidR="00D53C11" w:rsidRPr="00D53C11" w:rsidRDefault="00D53C11" w:rsidP="00D53C11">
      <w:pPr>
        <w:pStyle w:val="Caption-Table-Above"/>
        <w:rPr>
          <w:bCs w:val="0"/>
          <w:i w:val="0"/>
          <w:color w:val="auto"/>
          <w:spacing w:val="0"/>
          <w:sz w:val="20"/>
        </w:rPr>
      </w:pPr>
      <w:r w:rsidRPr="00D53C11">
        <w:rPr>
          <w:bCs w:val="0"/>
          <w:i w:val="0"/>
          <w:color w:val="auto"/>
          <w:spacing w:val="0"/>
          <w:sz w:val="20"/>
        </w:rPr>
        <w:t>The first half-day of every sprint will be set aside to plan for that sprint. In some exceptional cases, planning may extend past the first half-day. The feature team, the product owner, and the Microsoft project manager will attend. During sprint planning the following activities will take place:</w:t>
      </w:r>
    </w:p>
    <w:p w14:paraId="0503F1FE" w14:textId="09FEE8E1" w:rsidR="00D53C11" w:rsidRPr="00D53C11" w:rsidRDefault="00D53C11" w:rsidP="00272CF1">
      <w:pPr>
        <w:pStyle w:val="Bullet1"/>
      </w:pPr>
      <w:r w:rsidRPr="00D53C11">
        <w:t>The feature team will review each PBI. The feature team will determine if there is sufficient information to begin development. The Microsoft team may seek clarification from the product owner. If there is insufficient information to begin work on a PBI and the product owner cannot provide clarification during the meeting, the feature team may defer the story to a later sprint or the product backlog.</w:t>
      </w:r>
    </w:p>
    <w:p w14:paraId="03675446" w14:textId="170DD484" w:rsidR="00D53C11" w:rsidRPr="00D53C11" w:rsidRDefault="00D53C11" w:rsidP="00272CF1">
      <w:pPr>
        <w:pStyle w:val="Bullet1"/>
      </w:pPr>
      <w:r w:rsidRPr="00D53C11">
        <w:t>The feature team will determine which PBIs can be accomplished during the sprint. If the proposed sprint backlog is too large, the team will collaborate with the product owner to defer PBIs to a later sprint or the product backlog. If the proposed scope is too small, the team will collaborate with the product owner to add PBIs. The PBIs selected for the sprint are solely determined by the feature team.</w:t>
      </w:r>
    </w:p>
    <w:p w14:paraId="2E18C158" w14:textId="6CD83787" w:rsidR="00D53C11" w:rsidRPr="00D53C11" w:rsidRDefault="00D53C11" w:rsidP="00272CF1">
      <w:pPr>
        <w:pStyle w:val="Bullet1"/>
      </w:pPr>
      <w:r w:rsidRPr="00D53C11">
        <w:t>The feature team will determine the technical feasibility of a PBI. If the technical feasibility of a user story requires further investigation, a corresponding PBI may be added to investigate potential solutions. If the feature team determines that a PBI is not feasible, the feature team can remove the story from the backlog.</w:t>
      </w:r>
    </w:p>
    <w:p w14:paraId="06BE247D" w14:textId="06849C88" w:rsidR="00D53C11" w:rsidRPr="00D53C11" w:rsidRDefault="00D53C11" w:rsidP="00272CF1">
      <w:pPr>
        <w:pStyle w:val="Bullet1"/>
      </w:pPr>
      <w:r w:rsidRPr="00D53C11">
        <w:t>The feature team will work to decide how the work will be accomplished. This may include design discussions, updates to the architecture, and a breakdown of PBIs into tasks.</w:t>
      </w:r>
    </w:p>
    <w:p w14:paraId="478A88E1" w14:textId="77777777" w:rsidR="00D53C11" w:rsidRPr="00D53C11" w:rsidRDefault="00D53C11" w:rsidP="00D53C11">
      <w:pPr>
        <w:pStyle w:val="Caption-Table-Above"/>
        <w:rPr>
          <w:bCs w:val="0"/>
          <w:i w:val="0"/>
          <w:color w:val="auto"/>
          <w:spacing w:val="0"/>
          <w:sz w:val="20"/>
        </w:rPr>
      </w:pPr>
      <w:r w:rsidRPr="00D53C11">
        <w:rPr>
          <w:bCs w:val="0"/>
          <w:i w:val="0"/>
          <w:color w:val="auto"/>
          <w:spacing w:val="0"/>
          <w:sz w:val="20"/>
        </w:rPr>
        <w:t>During the delivery sprint, the feature teams will build out the solution with planned PBIs and architecture, which will be updated, if it is required. The feature team will hold daily standup meetings to keep everyone informed and to report any impediments.</w:t>
      </w:r>
    </w:p>
    <w:p w14:paraId="28B205CB" w14:textId="77777777" w:rsidR="00D53C11" w:rsidRPr="00D53C11" w:rsidRDefault="00D53C11" w:rsidP="00D53C11">
      <w:pPr>
        <w:pStyle w:val="Caption-Table-Above"/>
        <w:rPr>
          <w:bCs w:val="0"/>
          <w:i w:val="0"/>
          <w:color w:val="auto"/>
          <w:spacing w:val="0"/>
          <w:sz w:val="20"/>
        </w:rPr>
      </w:pPr>
      <w:r w:rsidRPr="00D53C11">
        <w:rPr>
          <w:bCs w:val="0"/>
          <w:i w:val="0"/>
          <w:color w:val="auto"/>
          <w:spacing w:val="0"/>
          <w:sz w:val="20"/>
        </w:rPr>
        <w:t>During the sprint, if the feature team determines that a PBI cannot be completed within the sprint, it will be deferred to a later sprint after consultation with the team and the product owner. If the feature team has extra capacity in a sprint, it will collaborate with the product owner to select PBIs to be added to the sprint backlog. Changes to the sprint backlog should not compromise the sprint goal. The Microsoft project manager is the sole decision maker on scope changes during the sprint.</w:t>
      </w:r>
    </w:p>
    <w:p w14:paraId="0FD03589" w14:textId="5094FF5B" w:rsidR="00D53C11" w:rsidRPr="00C040F6" w:rsidRDefault="00D53C11" w:rsidP="00D53C11">
      <w:pPr>
        <w:pStyle w:val="Caption-Table-Above"/>
        <w:rPr>
          <w:bCs w:val="0"/>
          <w:i w:val="0"/>
          <w:color w:val="auto"/>
          <w:spacing w:val="0"/>
          <w:sz w:val="20"/>
        </w:rPr>
      </w:pPr>
      <w:r w:rsidRPr="00D53C11">
        <w:rPr>
          <w:bCs w:val="0"/>
          <w:i w:val="0"/>
          <w:color w:val="auto"/>
          <w:spacing w:val="0"/>
          <w:sz w:val="20"/>
        </w:rPr>
        <w:t>The last day of the sprint is usually dedicated to demonstrating the functionality that has been achieved and to carrying out a retrospective of the sprint. Microsoft and the Customer will review the delivered outcomes after every sprint to determine if changes are needed (for example, updates to the backlog/desired outcomes). Product changes during the sprint should be minimized so delivery times and sprint goals are not affected. Sprint retrospectives help determine where the team succeeded, and where improvements can be made. The product owner reviews the completed stories and marks them as Done or Not Done based on the Definition of Done.</w:t>
      </w:r>
    </w:p>
    <w:p w14:paraId="5A26605F" w14:textId="7D3D1EF7" w:rsidR="006E307E" w:rsidRDefault="006E307E" w:rsidP="00C040F6">
      <w:pPr>
        <w:pStyle w:val="Caption-Table-Above"/>
      </w:pPr>
      <w:bookmarkStart w:id="46" w:name="_Toc213430939"/>
      <w:r>
        <w:t xml:space="preserve">Table </w:t>
      </w:r>
      <w:r>
        <w:fldChar w:fldCharType="begin"/>
      </w:r>
      <w:r>
        <w:instrText>SEQ Table \* ARABIC</w:instrText>
      </w:r>
      <w:r>
        <w:fldChar w:fldCharType="separate"/>
      </w:r>
      <w:r w:rsidR="00CA523B">
        <w:rPr>
          <w:noProof/>
        </w:rPr>
        <w:t>9</w:t>
      </w:r>
      <w:r>
        <w:fldChar w:fldCharType="end"/>
      </w:r>
      <w:r w:rsidRPr="00286165">
        <w:t xml:space="preserve">: </w:t>
      </w:r>
      <w:r>
        <w:t>Delivery sprints activities</w:t>
      </w:r>
      <w:bookmarkEnd w:id="46"/>
    </w:p>
    <w:tbl>
      <w:tblPr>
        <w:tblStyle w:val="RFX-SOWTable"/>
        <w:tblW w:w="0" w:type="auto"/>
        <w:tblLook w:val="04A0" w:firstRow="1" w:lastRow="0" w:firstColumn="1" w:lastColumn="0" w:noHBand="0" w:noVBand="1"/>
      </w:tblPr>
      <w:tblGrid>
        <w:gridCol w:w="2970"/>
        <w:gridCol w:w="6380"/>
      </w:tblGrid>
      <w:tr w:rsidR="00FC063B" w14:paraId="66B1A368" w14:textId="77777777" w:rsidTr="00FE759F">
        <w:trPr>
          <w:cnfStyle w:val="100000000000" w:firstRow="1" w:lastRow="0" w:firstColumn="0" w:lastColumn="0" w:oddVBand="0" w:evenVBand="0" w:oddHBand="0" w:evenHBand="0" w:firstRowFirstColumn="0" w:firstRowLastColumn="0" w:lastRowFirstColumn="0" w:lastRowLastColumn="0"/>
        </w:trPr>
        <w:tc>
          <w:tcPr>
            <w:tcW w:w="2970" w:type="dxa"/>
          </w:tcPr>
          <w:p w14:paraId="0D4BF0F6" w14:textId="77777777" w:rsidR="006E307E" w:rsidRPr="00E8749B" w:rsidRDefault="006E307E" w:rsidP="005D2719">
            <w:pPr>
              <w:pStyle w:val="TableText"/>
            </w:pPr>
            <w:r>
              <w:t>Category</w:t>
            </w:r>
          </w:p>
        </w:tc>
        <w:tc>
          <w:tcPr>
            <w:tcW w:w="6380" w:type="dxa"/>
          </w:tcPr>
          <w:p w14:paraId="3567B5AE" w14:textId="77777777" w:rsidR="006E307E" w:rsidRPr="00E8749B" w:rsidRDefault="006E307E" w:rsidP="005D2719">
            <w:pPr>
              <w:pStyle w:val="TableText"/>
            </w:pPr>
            <w:r w:rsidRPr="00E8749B">
              <w:t>Description</w:t>
            </w:r>
          </w:p>
        </w:tc>
      </w:tr>
      <w:tr w:rsidR="00817D95" w14:paraId="70DFB91F" w14:textId="77777777" w:rsidTr="00FE759F">
        <w:trPr>
          <w:cnfStyle w:val="000000100000" w:firstRow="0" w:lastRow="0" w:firstColumn="0" w:lastColumn="0" w:oddVBand="0" w:evenVBand="0" w:oddHBand="1" w:evenHBand="0" w:firstRowFirstColumn="0" w:firstRowLastColumn="0" w:lastRowFirstColumn="0" w:lastRowLastColumn="0"/>
        </w:trPr>
        <w:tc>
          <w:tcPr>
            <w:tcW w:w="2970" w:type="dxa"/>
          </w:tcPr>
          <w:p w14:paraId="47D6CCC2" w14:textId="77777777" w:rsidR="006E307E" w:rsidRPr="00580407" w:rsidRDefault="006E307E" w:rsidP="005D2719">
            <w:pPr>
              <w:pStyle w:val="TableText"/>
              <w:rPr>
                <w:b/>
                <w:bCs/>
              </w:rPr>
            </w:pPr>
            <w:r w:rsidRPr="00580407">
              <w:rPr>
                <w:b/>
                <w:bCs/>
              </w:rPr>
              <w:t>Microsoft activities</w:t>
            </w:r>
          </w:p>
          <w:p w14:paraId="167A119C" w14:textId="77777777" w:rsidR="006E307E" w:rsidRPr="00C908C8" w:rsidRDefault="006E307E" w:rsidP="005D2719">
            <w:pPr>
              <w:pStyle w:val="TableText"/>
            </w:pPr>
            <w:r>
              <w:lastRenderedPageBreak/>
              <w:t>The activities to be performed by Microsoft</w:t>
            </w:r>
          </w:p>
        </w:tc>
        <w:tc>
          <w:tcPr>
            <w:tcW w:w="6380" w:type="dxa"/>
          </w:tcPr>
          <w:p w14:paraId="7E1A41BE" w14:textId="77777777" w:rsidR="00945C45" w:rsidRDefault="00945C45" w:rsidP="00945C45">
            <w:pPr>
              <w:pStyle w:val="TableText"/>
            </w:pPr>
            <w:r>
              <w:lastRenderedPageBreak/>
              <w:t>The following activities will be performed during each delivery sprint:</w:t>
            </w:r>
          </w:p>
          <w:p w14:paraId="505919BF" w14:textId="77777777" w:rsidR="00945C45" w:rsidRDefault="00945C45" w:rsidP="00945C45">
            <w:pPr>
              <w:pStyle w:val="Tablebullet1"/>
            </w:pPr>
            <w:r>
              <w:lastRenderedPageBreak/>
              <w:t>Collaborate with the Customer to jointly agree the priority of items in the backlog.</w:t>
            </w:r>
          </w:p>
          <w:p w14:paraId="053D9AD1" w14:textId="77777777" w:rsidR="00945C45" w:rsidRDefault="00945C45" w:rsidP="00945C45">
            <w:pPr>
              <w:pStyle w:val="Tablebullet1"/>
            </w:pPr>
            <w:r>
              <w:t>Review the PBIs assigned to a sprint.</w:t>
            </w:r>
          </w:p>
          <w:p w14:paraId="27690304" w14:textId="77777777" w:rsidR="00945C45" w:rsidRDefault="00945C45" w:rsidP="00945C45">
            <w:pPr>
              <w:pStyle w:val="Tablebullet1"/>
            </w:pPr>
            <w:r>
              <w:t>Determine whether sufficient information is available for each PBI. A PBI will be flagged if more clarification is needed; if clarification cannot be provided, the team may decide to defer the PBI to a later sprint.</w:t>
            </w:r>
          </w:p>
          <w:p w14:paraId="02A5880C" w14:textId="77777777" w:rsidR="00945C45" w:rsidRDefault="00945C45" w:rsidP="00945C45">
            <w:pPr>
              <w:pStyle w:val="Tablebullet1"/>
            </w:pPr>
            <w:r>
              <w:t>Conduct a sprint planning meeting with the Customer at the beginning of each sprint to agree on a sprint goal and plan the PBIs that will be included in the sprint backlog.</w:t>
            </w:r>
          </w:p>
          <w:p w14:paraId="2360F4CD" w14:textId="77777777" w:rsidR="00945C45" w:rsidRDefault="00945C45" w:rsidP="00945C45">
            <w:pPr>
              <w:pStyle w:val="Tablebullet1"/>
            </w:pPr>
            <w:r>
              <w:t>Determine whether the PBIs assigned to a sprint can be completed within that sprint based on available capacity and interdependencies across PBIs.</w:t>
            </w:r>
          </w:p>
          <w:p w14:paraId="599C180B" w14:textId="77777777" w:rsidR="00945C45" w:rsidRDefault="00945C45" w:rsidP="00945C45">
            <w:pPr>
              <w:pStyle w:val="Tablebullet1"/>
            </w:pPr>
            <w:r>
              <w:t>Conduct and participate in regular scrum meetings. Collaborate with the Customer to design and plan for the implementation of the PBIs.</w:t>
            </w:r>
          </w:p>
          <w:p w14:paraId="545337FC" w14:textId="1257C29C" w:rsidR="00945C45" w:rsidRDefault="00945C45" w:rsidP="00945C45">
            <w:pPr>
              <w:pStyle w:val="Tablebullet1"/>
            </w:pPr>
            <w:r>
              <w:t>Complete assigned PBIs in the sprint backlog according to the individual PBI acceptance criteria and Definition of Done (DOD)</w:t>
            </w:r>
            <w:r w:rsidR="004849AB">
              <w:t>.</w:t>
            </w:r>
          </w:p>
          <w:p w14:paraId="17979E28" w14:textId="1BE2A5E0" w:rsidR="00945C45" w:rsidRDefault="00945C45" w:rsidP="00945C45">
            <w:pPr>
              <w:pStyle w:val="Tablebullet1"/>
            </w:pPr>
            <w:r>
              <w:t xml:space="preserve">Perform testing as defined in ‎the </w:t>
            </w:r>
            <w:r w:rsidR="009E6C59" w:rsidRPr="009E6C59">
              <w:rPr>
                <w:i/>
                <w:iCs/>
                <w:highlight w:val="yellow"/>
              </w:rPr>
              <w:fldChar w:fldCharType="begin"/>
            </w:r>
            <w:r w:rsidR="009E6C59" w:rsidRPr="009E6C59">
              <w:rPr>
                <w:i/>
                <w:iCs/>
              </w:rPr>
              <w:instrText xml:space="preserve"> REF _Ref207901866 \h </w:instrText>
            </w:r>
            <w:r w:rsidR="009E6C59">
              <w:rPr>
                <w:i/>
                <w:iCs/>
                <w:highlight w:val="yellow"/>
              </w:rPr>
              <w:instrText xml:space="preserve"> \* MERGEFORMAT </w:instrText>
            </w:r>
            <w:r w:rsidR="009E6C59" w:rsidRPr="009E6C59">
              <w:rPr>
                <w:i/>
                <w:iCs/>
                <w:highlight w:val="yellow"/>
              </w:rPr>
            </w:r>
            <w:r w:rsidR="009E6C59" w:rsidRPr="009E6C59">
              <w:rPr>
                <w:i/>
                <w:iCs/>
                <w:highlight w:val="yellow"/>
              </w:rPr>
              <w:fldChar w:fldCharType="separate"/>
            </w:r>
            <w:r w:rsidR="009E6C59" w:rsidRPr="009E6C59">
              <w:rPr>
                <w:i/>
                <w:iCs/>
              </w:rPr>
              <w:t>Testing and defect remediation</w:t>
            </w:r>
            <w:r w:rsidR="009E6C59" w:rsidRPr="009E6C59">
              <w:rPr>
                <w:i/>
                <w:iCs/>
                <w:highlight w:val="yellow"/>
              </w:rPr>
              <w:fldChar w:fldCharType="end"/>
            </w:r>
            <w:r w:rsidR="009E6C59" w:rsidRPr="009E6C59">
              <w:rPr>
                <w:i/>
                <w:iCs/>
              </w:rPr>
              <w:t xml:space="preserve"> </w:t>
            </w:r>
            <w:r>
              <w:t>section</w:t>
            </w:r>
            <w:r w:rsidR="00751826">
              <w:t>.</w:t>
            </w:r>
          </w:p>
          <w:p w14:paraId="2E9B35AE" w14:textId="77777777" w:rsidR="00945C45" w:rsidRDefault="00945C45" w:rsidP="00945C45">
            <w:pPr>
              <w:pStyle w:val="Tablebullet1"/>
            </w:pPr>
            <w:r>
              <w:t>Collaborate with the product owner to create a proposed scope for future sprints, including a set of PBIs ready to be assigned.</w:t>
            </w:r>
          </w:p>
          <w:p w14:paraId="13672330" w14:textId="77777777" w:rsidR="00945C45" w:rsidRDefault="00945C45" w:rsidP="00945C45">
            <w:pPr>
              <w:pStyle w:val="Tablebullet1"/>
            </w:pPr>
            <w:r>
              <w:t>Collaborate with the product owner to manage the backlog.</w:t>
            </w:r>
          </w:p>
          <w:p w14:paraId="76BDAD25" w14:textId="6E67463A" w:rsidR="00945C45" w:rsidRDefault="00945C45" w:rsidP="00945C45">
            <w:pPr>
              <w:pStyle w:val="Tablebullet1"/>
            </w:pPr>
            <w:r>
              <w:t xml:space="preserve">Identify impediments to </w:t>
            </w:r>
            <w:r w:rsidR="00E86063">
              <w:t>project</w:t>
            </w:r>
            <w:r>
              <w:t xml:space="preserve"> delivery progress.</w:t>
            </w:r>
          </w:p>
          <w:p w14:paraId="65A853EF" w14:textId="77777777" w:rsidR="00945C45" w:rsidRDefault="00945C45" w:rsidP="00945C45">
            <w:pPr>
              <w:pStyle w:val="Tablebullet1"/>
            </w:pPr>
            <w:r>
              <w:t>Provide ongoing refinement of the effort estimate (effort remaining) for PBIs based on the development progress, dependencies, and architectural constraints or needs.</w:t>
            </w:r>
          </w:p>
          <w:p w14:paraId="05A8DC75" w14:textId="77777777" w:rsidR="00945C45" w:rsidRDefault="00945C45" w:rsidP="00945C45">
            <w:pPr>
              <w:pStyle w:val="Tablebullet1"/>
            </w:pPr>
            <w:r>
              <w:t>Explore external dependencies.</w:t>
            </w:r>
          </w:p>
          <w:p w14:paraId="3A1E25CF" w14:textId="77777777" w:rsidR="00945C45" w:rsidRDefault="00945C45" w:rsidP="00945C45">
            <w:pPr>
              <w:pStyle w:val="Tablebullet1"/>
            </w:pPr>
            <w:r>
              <w:t>Review and refine the risk list.</w:t>
            </w:r>
          </w:p>
          <w:p w14:paraId="319D3D9B" w14:textId="77777777" w:rsidR="00945C45" w:rsidRDefault="00945C45" w:rsidP="00945C45">
            <w:pPr>
              <w:pStyle w:val="Tablebullet1"/>
            </w:pPr>
            <w:r>
              <w:t>Provide ongoing collaboration with the Customer to reassess the remaining resource capacity based on the progress of delivery, refined product backlog, and understanding of requirements.</w:t>
            </w:r>
          </w:p>
          <w:p w14:paraId="7851411E" w14:textId="77777777" w:rsidR="00945C45" w:rsidRDefault="00945C45" w:rsidP="00945C45">
            <w:pPr>
              <w:pStyle w:val="Tablebullet1"/>
            </w:pPr>
            <w:r>
              <w:t>At the end of a sprint, the following activities will be conducted:</w:t>
            </w:r>
          </w:p>
          <w:p w14:paraId="603C059F" w14:textId="345520CC" w:rsidR="00945C45" w:rsidRDefault="00945C45" w:rsidP="00FB0EB8">
            <w:pPr>
              <w:pStyle w:val="Tablebullet2"/>
            </w:pPr>
            <w:r>
              <w:t xml:space="preserve">Sprint review: a single meeting held at the end of the sprint to inspect the outcome of the sprint and determine future adaptations if needed. Attendance by the product owner is mandatory; attendance by Customer stakeholders is optional but recommended. (See </w:t>
            </w:r>
            <w:commentRangeStart w:id="47"/>
            <w:r w:rsidRPr="00ED3664">
              <w:t xml:space="preserve">sprint completion </w:t>
            </w:r>
            <w:commentRangeEnd w:id="47"/>
            <w:r w:rsidR="00ED3664" w:rsidRPr="00ED3664">
              <w:rPr>
                <w:rStyle w:val="CommentReference"/>
                <w:sz w:val="20"/>
                <w:szCs w:val="20"/>
              </w:rPr>
              <w:commentReference w:id="47"/>
            </w:r>
            <w:r w:rsidRPr="00ED3664">
              <w:t>section</w:t>
            </w:r>
            <w:r>
              <w:t xml:space="preserve"> for detail).</w:t>
            </w:r>
          </w:p>
          <w:p w14:paraId="52AA788E" w14:textId="7B5FE4EC" w:rsidR="006E307E" w:rsidRPr="00C908C8" w:rsidRDefault="00945C45" w:rsidP="00FB0EB8">
            <w:pPr>
              <w:pStyle w:val="Tablebullet2"/>
            </w:pPr>
            <w:r>
              <w:t>Sprint retrospective: an opportunity for the scrum team to plan ways to increase quality and effectiveness.</w:t>
            </w:r>
          </w:p>
        </w:tc>
      </w:tr>
      <w:tr w:rsidR="00817D95" w14:paraId="1D0D371E" w14:textId="77777777" w:rsidTr="00FE759F">
        <w:trPr>
          <w:cnfStyle w:val="000000010000" w:firstRow="0" w:lastRow="0" w:firstColumn="0" w:lastColumn="0" w:oddVBand="0" w:evenVBand="0" w:oddHBand="0" w:evenHBand="1" w:firstRowFirstColumn="0" w:firstRowLastColumn="0" w:lastRowFirstColumn="0" w:lastRowLastColumn="0"/>
        </w:trPr>
        <w:tc>
          <w:tcPr>
            <w:tcW w:w="2970" w:type="dxa"/>
          </w:tcPr>
          <w:p w14:paraId="51CDDCC9" w14:textId="77777777" w:rsidR="006E307E" w:rsidRPr="00580407" w:rsidRDefault="006E307E" w:rsidP="005D2719">
            <w:pPr>
              <w:pStyle w:val="TableText"/>
              <w:rPr>
                <w:b/>
                <w:bCs/>
              </w:rPr>
            </w:pPr>
            <w:r w:rsidRPr="00580407">
              <w:rPr>
                <w:b/>
                <w:bCs/>
              </w:rPr>
              <w:lastRenderedPageBreak/>
              <w:t>Customer activities</w:t>
            </w:r>
          </w:p>
          <w:p w14:paraId="619BF50B" w14:textId="77777777" w:rsidR="006E307E" w:rsidRPr="00C908C8" w:rsidRDefault="006E307E" w:rsidP="005D2719">
            <w:pPr>
              <w:pStyle w:val="TableText"/>
            </w:pPr>
            <w:r>
              <w:t>The activities to be performed by the Customer</w:t>
            </w:r>
          </w:p>
        </w:tc>
        <w:tc>
          <w:tcPr>
            <w:tcW w:w="6380" w:type="dxa"/>
          </w:tcPr>
          <w:p w14:paraId="0118178B" w14:textId="77777777" w:rsidR="00841EB1" w:rsidRDefault="00841EB1" w:rsidP="00841EB1">
            <w:pPr>
              <w:pStyle w:val="Tablebullet1"/>
            </w:pPr>
            <w:r>
              <w:t>Collaborate with Microsoft to jointly agree the priority of items in the backlog.</w:t>
            </w:r>
          </w:p>
          <w:p w14:paraId="144BDD94" w14:textId="77777777" w:rsidR="00841EB1" w:rsidRDefault="00841EB1" w:rsidP="00841EB1">
            <w:pPr>
              <w:pStyle w:val="Tablebullet1"/>
            </w:pPr>
            <w:r>
              <w:t>Attend and participate in sprint planning meetings and workshops, as necessary.</w:t>
            </w:r>
          </w:p>
          <w:p w14:paraId="3D804571" w14:textId="77777777" w:rsidR="00841EB1" w:rsidRDefault="00841EB1" w:rsidP="00841EB1">
            <w:pPr>
              <w:pStyle w:val="Tablebullet1"/>
            </w:pPr>
            <w:r>
              <w:t>Attend and participate in regular scrum meetings, as necessary.</w:t>
            </w:r>
          </w:p>
          <w:p w14:paraId="7CF4DAC0" w14:textId="77777777" w:rsidR="00841EB1" w:rsidRDefault="00841EB1" w:rsidP="00841EB1">
            <w:pPr>
              <w:pStyle w:val="Tablebullet1"/>
            </w:pPr>
            <w:r>
              <w:lastRenderedPageBreak/>
              <w:t>Help refine PBIs and provide timely clarifications.</w:t>
            </w:r>
          </w:p>
          <w:p w14:paraId="5878E00D" w14:textId="77777777" w:rsidR="00841EB1" w:rsidRDefault="00841EB1" w:rsidP="00841EB1">
            <w:pPr>
              <w:pStyle w:val="Tablebullet1"/>
            </w:pPr>
            <w:r>
              <w:t>Provide updated background information, documentation, and business requirements.</w:t>
            </w:r>
          </w:p>
          <w:p w14:paraId="30382692" w14:textId="77777777" w:rsidR="00841EB1" w:rsidRDefault="00841EB1" w:rsidP="00841EB1">
            <w:pPr>
              <w:pStyle w:val="Tablebullet1"/>
            </w:pPr>
            <w:r>
              <w:t>Provide all necessary documents, content and information required to implement and test the solution.</w:t>
            </w:r>
          </w:p>
          <w:p w14:paraId="752C6C54" w14:textId="77777777" w:rsidR="00841EB1" w:rsidRDefault="00841EB1" w:rsidP="00841EB1">
            <w:pPr>
              <w:pStyle w:val="Tablebullet1"/>
            </w:pPr>
            <w:r>
              <w:t>Collaborate with Microsoft to create the proposed scope for future sprints.</w:t>
            </w:r>
          </w:p>
          <w:p w14:paraId="4444C2AF" w14:textId="41CD8298" w:rsidR="00841EB1" w:rsidRDefault="00841EB1" w:rsidP="00841EB1">
            <w:pPr>
              <w:pStyle w:val="Tablebullet1"/>
            </w:pPr>
            <w:r>
              <w:t>Complete assigned PBIs in the sprint backlog according to the individual PBI acceptance criteria and Definition of Done (DOD)</w:t>
            </w:r>
            <w:r w:rsidR="00751826">
              <w:t>.</w:t>
            </w:r>
          </w:p>
          <w:p w14:paraId="1CED8A45" w14:textId="01B4A7CF" w:rsidR="00841EB1" w:rsidRDefault="00841EB1" w:rsidP="00841EB1">
            <w:pPr>
              <w:pStyle w:val="Tablebullet1"/>
            </w:pPr>
            <w:r>
              <w:t>Provide the required level of access to Customer systems to allow Microsoft team members to complete assigned PBIs</w:t>
            </w:r>
            <w:r w:rsidR="00751826">
              <w:t>.</w:t>
            </w:r>
          </w:p>
          <w:p w14:paraId="5FDE329C" w14:textId="16BFF7B1" w:rsidR="00841EB1" w:rsidRDefault="00841EB1" w:rsidP="00841EB1">
            <w:pPr>
              <w:pStyle w:val="Tablebullet1"/>
            </w:pPr>
            <w:r>
              <w:t xml:space="preserve">Perform testing as defined in ‎the </w:t>
            </w:r>
            <w:r w:rsidR="00ED3664" w:rsidRPr="00ED3664">
              <w:rPr>
                <w:i/>
                <w:iCs/>
                <w:highlight w:val="yellow"/>
              </w:rPr>
              <w:fldChar w:fldCharType="begin"/>
            </w:r>
            <w:r w:rsidR="00ED3664" w:rsidRPr="00ED3664">
              <w:rPr>
                <w:i/>
                <w:iCs/>
              </w:rPr>
              <w:instrText xml:space="preserve"> REF _Ref207901866 \h </w:instrText>
            </w:r>
            <w:r w:rsidR="00ED3664">
              <w:rPr>
                <w:i/>
                <w:iCs/>
                <w:highlight w:val="yellow"/>
              </w:rPr>
              <w:instrText xml:space="preserve"> \* MERGEFORMAT </w:instrText>
            </w:r>
            <w:r w:rsidR="00ED3664" w:rsidRPr="00ED3664">
              <w:rPr>
                <w:i/>
                <w:iCs/>
                <w:highlight w:val="yellow"/>
              </w:rPr>
            </w:r>
            <w:r w:rsidR="00ED3664" w:rsidRPr="00ED3664">
              <w:rPr>
                <w:i/>
                <w:iCs/>
                <w:highlight w:val="yellow"/>
              </w:rPr>
              <w:fldChar w:fldCharType="separate"/>
            </w:r>
            <w:r w:rsidR="00ED3664" w:rsidRPr="00ED3664">
              <w:rPr>
                <w:i/>
                <w:iCs/>
              </w:rPr>
              <w:t>Testing and defect remediation</w:t>
            </w:r>
            <w:r w:rsidR="00ED3664" w:rsidRPr="00ED3664">
              <w:rPr>
                <w:i/>
                <w:iCs/>
                <w:highlight w:val="yellow"/>
              </w:rPr>
              <w:fldChar w:fldCharType="end"/>
            </w:r>
            <w:r w:rsidR="00ED3664">
              <w:t xml:space="preserve"> </w:t>
            </w:r>
            <w:r>
              <w:t>section</w:t>
            </w:r>
            <w:r w:rsidR="00751826">
              <w:t>.</w:t>
            </w:r>
          </w:p>
          <w:p w14:paraId="6A4877B1" w14:textId="77777777" w:rsidR="00841EB1" w:rsidRDefault="00841EB1" w:rsidP="00841EB1">
            <w:pPr>
              <w:pStyle w:val="Tablebullet1"/>
            </w:pPr>
            <w:r>
              <w:t>Help to identify and remove any impediments.</w:t>
            </w:r>
          </w:p>
          <w:p w14:paraId="7924A627" w14:textId="77777777" w:rsidR="00841EB1" w:rsidRDefault="00841EB1" w:rsidP="00841EB1">
            <w:pPr>
              <w:pStyle w:val="Tablebullet1"/>
            </w:pPr>
            <w:r>
              <w:t>Manage and complete tasks associated with the Customer’s internal governance processes.</w:t>
            </w:r>
          </w:p>
          <w:p w14:paraId="0E0712BE" w14:textId="77777777" w:rsidR="00841EB1" w:rsidRDefault="00841EB1" w:rsidP="00841EB1">
            <w:pPr>
              <w:pStyle w:val="Tablebullet1"/>
            </w:pPr>
            <w:r>
              <w:t>Collaborate with the Microsoft team to deploy the solution into the Development and QA environments.</w:t>
            </w:r>
          </w:p>
          <w:p w14:paraId="4066BE24" w14:textId="3BADED45" w:rsidR="00841EB1" w:rsidRDefault="00841EB1" w:rsidP="00841EB1">
            <w:pPr>
              <w:pStyle w:val="Tablebullet1"/>
            </w:pPr>
            <w:r>
              <w:t xml:space="preserve">Collaborate with Microsoft to implement automated deployment pipelines in the Automation environment that will deploy the baseline solution to each of the other environments listed in the </w:t>
            </w:r>
            <w:r w:rsidR="00ED3664" w:rsidRPr="00ED3664">
              <w:rPr>
                <w:i/>
                <w:iCs/>
                <w:highlight w:val="yellow"/>
              </w:rPr>
              <w:fldChar w:fldCharType="begin"/>
            </w:r>
            <w:r w:rsidR="00ED3664" w:rsidRPr="00ED3664">
              <w:rPr>
                <w:i/>
                <w:iCs/>
              </w:rPr>
              <w:instrText xml:space="preserve"> REF _Ref213430580 \h </w:instrText>
            </w:r>
            <w:r w:rsidR="00ED3664">
              <w:rPr>
                <w:i/>
                <w:iCs/>
                <w:highlight w:val="yellow"/>
              </w:rPr>
              <w:instrText xml:space="preserve"> \* MERGEFORMAT </w:instrText>
            </w:r>
            <w:r w:rsidR="00ED3664" w:rsidRPr="00ED3664">
              <w:rPr>
                <w:i/>
                <w:iCs/>
                <w:highlight w:val="yellow"/>
              </w:rPr>
            </w:r>
            <w:r w:rsidR="00ED3664" w:rsidRPr="00ED3664">
              <w:rPr>
                <w:i/>
                <w:iCs/>
                <w:highlight w:val="yellow"/>
              </w:rPr>
              <w:fldChar w:fldCharType="separate"/>
            </w:r>
            <w:r w:rsidR="00ED3664" w:rsidRPr="00ED3664">
              <w:rPr>
                <w:i/>
                <w:iCs/>
              </w:rPr>
              <w:t>Environment requirements</w:t>
            </w:r>
            <w:r w:rsidR="00ED3664" w:rsidRPr="00ED3664">
              <w:rPr>
                <w:i/>
                <w:iCs/>
                <w:highlight w:val="yellow"/>
              </w:rPr>
              <w:fldChar w:fldCharType="end"/>
            </w:r>
            <w:r>
              <w:t xml:space="preserve"> section.</w:t>
            </w:r>
          </w:p>
          <w:p w14:paraId="409950FB" w14:textId="77777777" w:rsidR="00841EB1" w:rsidRDefault="00841EB1" w:rsidP="00841EB1">
            <w:pPr>
              <w:pStyle w:val="Tablebullet1"/>
            </w:pPr>
            <w:r>
              <w:t>Deploy the solution into the production environment using the automated deployment scripts developed with Microsoft.</w:t>
            </w:r>
          </w:p>
          <w:p w14:paraId="54C48838" w14:textId="77777777" w:rsidR="00841EB1" w:rsidRDefault="00841EB1" w:rsidP="00841EB1">
            <w:pPr>
              <w:pStyle w:val="Tablebullet1"/>
            </w:pPr>
            <w:r>
              <w:t>Implement automated jobs for loading content and data into the solution.</w:t>
            </w:r>
          </w:p>
          <w:p w14:paraId="7693BED7" w14:textId="6BF7F0AB" w:rsidR="006E307E" w:rsidRPr="00C908C8" w:rsidRDefault="00841EB1" w:rsidP="00841EB1">
            <w:pPr>
              <w:pStyle w:val="Tablebullet1"/>
            </w:pPr>
            <w:r>
              <w:t>Attend the sprint review meetings and provide feedback.</w:t>
            </w:r>
          </w:p>
        </w:tc>
      </w:tr>
      <w:tr w:rsidR="00817D95" w14:paraId="455A687E" w14:textId="77777777" w:rsidTr="00FE759F">
        <w:trPr>
          <w:cnfStyle w:val="000000100000" w:firstRow="0" w:lastRow="0" w:firstColumn="0" w:lastColumn="0" w:oddVBand="0" w:evenVBand="0" w:oddHBand="1" w:evenHBand="0" w:firstRowFirstColumn="0" w:firstRowLastColumn="0" w:lastRowFirstColumn="0" w:lastRowLastColumn="0"/>
        </w:trPr>
        <w:tc>
          <w:tcPr>
            <w:tcW w:w="2970" w:type="dxa"/>
          </w:tcPr>
          <w:p w14:paraId="1F083ADD" w14:textId="77777777" w:rsidR="006E307E" w:rsidRPr="00580407" w:rsidRDefault="006E307E" w:rsidP="005D2719">
            <w:pPr>
              <w:pStyle w:val="TableText"/>
              <w:rPr>
                <w:b/>
                <w:bCs/>
              </w:rPr>
            </w:pPr>
            <w:r w:rsidRPr="00AF7171">
              <w:rPr>
                <w:b/>
                <w:bCs/>
              </w:rPr>
              <w:lastRenderedPageBreak/>
              <w:t>Key assumptions</w:t>
            </w:r>
          </w:p>
        </w:tc>
        <w:tc>
          <w:tcPr>
            <w:tcW w:w="6380" w:type="dxa"/>
          </w:tcPr>
          <w:p w14:paraId="69F5F918" w14:textId="77777777" w:rsidR="0061416F" w:rsidRDefault="0061416F" w:rsidP="0061416F">
            <w:pPr>
              <w:pStyle w:val="Tablebullet1"/>
            </w:pPr>
            <w:r>
              <w:t>Customer representatives, especially the product owner and sponsor, will be available throughout the duration of the sprint.</w:t>
            </w:r>
          </w:p>
          <w:p w14:paraId="0C9182FA" w14:textId="1C6205E8" w:rsidR="006E307E" w:rsidRDefault="0061416F" w:rsidP="0061416F">
            <w:pPr>
              <w:pStyle w:val="Tablebullet1"/>
            </w:pPr>
            <w:r>
              <w:t>The backlog will be continually refined in each sprint, which may result in changes to overall scope and changes to required skills and/or capacity.</w:t>
            </w:r>
          </w:p>
        </w:tc>
      </w:tr>
    </w:tbl>
    <w:p w14:paraId="3A43700B" w14:textId="36DAF6F8" w:rsidR="00320775" w:rsidRDefault="00D47CC2" w:rsidP="007D3DB1">
      <w:pPr>
        <w:pStyle w:val="Heading3NUM"/>
      </w:pPr>
      <w:bookmarkStart w:id="48" w:name="_Ref207901866"/>
      <w:r w:rsidRPr="00D47CC2">
        <w:t>Testing and defect remediation</w:t>
      </w:r>
      <w:bookmarkEnd w:id="48"/>
    </w:p>
    <w:p w14:paraId="6CB74F6B" w14:textId="2900EB5F" w:rsidR="00320775" w:rsidRDefault="007C6B61" w:rsidP="00804F51">
      <w:pPr>
        <w:rPr>
          <w:rStyle w:val="Instructional"/>
        </w:rPr>
      </w:pPr>
      <w:r w:rsidRPr="007C6B61">
        <w:rPr>
          <w:rStyle w:val="Instructional"/>
        </w:rPr>
        <w:t xml:space="preserve">Standard test types are included in the following table. Add or remove items from the table as required for your </w:t>
      </w:r>
      <w:r w:rsidR="00E86063">
        <w:rPr>
          <w:rStyle w:val="Instructional"/>
        </w:rPr>
        <w:t>project</w:t>
      </w:r>
      <w:r w:rsidRPr="007C6B61">
        <w:rPr>
          <w:rStyle w:val="Instructional"/>
        </w:rPr>
        <w:t xml:space="preserve">. Refer to the </w:t>
      </w:r>
      <w:hyperlink r:id="rId41" w:history="1">
        <w:r w:rsidRPr="00111CFA">
          <w:rPr>
            <w:rStyle w:val="Hyperlink"/>
            <w:i/>
            <w:iCs/>
          </w:rPr>
          <w:t>SOW Writing Guide</w:t>
        </w:r>
      </w:hyperlink>
      <w:r w:rsidRPr="007C6B61">
        <w:rPr>
          <w:rStyle w:val="Instructional"/>
        </w:rPr>
        <w:t xml:space="preserve"> for additional options.</w:t>
      </w:r>
    </w:p>
    <w:p w14:paraId="4D1BE246" w14:textId="02F23AF5" w:rsidR="00111CFA" w:rsidRDefault="00111CFA" w:rsidP="007D3DB1">
      <w:pPr>
        <w:pStyle w:val="Heading4"/>
      </w:pPr>
      <w:r w:rsidRPr="00111CFA">
        <w:t>Testing</w:t>
      </w:r>
    </w:p>
    <w:p w14:paraId="169244FE" w14:textId="2B05AB0B" w:rsidR="00B66321" w:rsidRPr="00B66321" w:rsidRDefault="00B66321" w:rsidP="00B66321">
      <w:r w:rsidRPr="00B66321">
        <w:t xml:space="preserve">The following kinds of testing are included in the </w:t>
      </w:r>
      <w:r w:rsidR="00E86063">
        <w:t>project</w:t>
      </w:r>
      <w:r w:rsidRPr="00B66321">
        <w:t>.</w:t>
      </w:r>
    </w:p>
    <w:p w14:paraId="7E00408E" w14:textId="75E69FC8" w:rsidR="00E402B3" w:rsidRDefault="00E402B3" w:rsidP="00E402B3">
      <w:pPr>
        <w:pStyle w:val="Caption-Table-Above"/>
      </w:pPr>
      <w:bookmarkStart w:id="49" w:name="_Toc213430940"/>
      <w:r>
        <w:lastRenderedPageBreak/>
        <w:t xml:space="preserve">Table </w:t>
      </w:r>
      <w:r>
        <w:fldChar w:fldCharType="begin"/>
      </w:r>
      <w:r>
        <w:instrText>SEQ Table \* ARABIC</w:instrText>
      </w:r>
      <w:r>
        <w:fldChar w:fldCharType="separate"/>
      </w:r>
      <w:r w:rsidR="00CA523B">
        <w:rPr>
          <w:noProof/>
        </w:rPr>
        <w:t>10</w:t>
      </w:r>
      <w:r>
        <w:fldChar w:fldCharType="end"/>
      </w:r>
      <w:r w:rsidRPr="004877C3">
        <w:t xml:space="preserve">: </w:t>
      </w:r>
      <w:r>
        <w:t>Testing in scope</w:t>
      </w:r>
      <w:bookmarkEnd w:id="49"/>
    </w:p>
    <w:tbl>
      <w:tblPr>
        <w:tblStyle w:val="RFX-SOWTable"/>
        <w:tblW w:w="0" w:type="auto"/>
        <w:tblLook w:val="04A0" w:firstRow="1" w:lastRow="0" w:firstColumn="1" w:lastColumn="0" w:noHBand="0" w:noVBand="1"/>
      </w:tblPr>
      <w:tblGrid>
        <w:gridCol w:w="1594"/>
        <w:gridCol w:w="3393"/>
        <w:gridCol w:w="1428"/>
        <w:gridCol w:w="1477"/>
        <w:gridCol w:w="1468"/>
      </w:tblGrid>
      <w:tr w:rsidR="00756D4A" w:rsidRPr="00E10168" w14:paraId="0FEC6A61" w14:textId="77777777" w:rsidTr="00FE759F">
        <w:trPr>
          <w:cnfStyle w:val="100000000000" w:firstRow="1" w:lastRow="0" w:firstColumn="0" w:lastColumn="0" w:oddVBand="0" w:evenVBand="0" w:oddHBand="0" w:evenHBand="0" w:firstRowFirstColumn="0" w:firstRowLastColumn="0" w:lastRowFirstColumn="0" w:lastRowLastColumn="0"/>
        </w:trPr>
        <w:tc>
          <w:tcPr>
            <w:tcW w:w="1594" w:type="dxa"/>
            <w:vMerge w:val="restart"/>
          </w:tcPr>
          <w:p w14:paraId="6AB98CE2" w14:textId="77777777" w:rsidR="00E402B3" w:rsidRPr="00E10168" w:rsidRDefault="00E402B3" w:rsidP="005D2719">
            <w:pPr>
              <w:pStyle w:val="TableText"/>
            </w:pPr>
            <w:r w:rsidRPr="00E10168">
              <w:t>Test type</w:t>
            </w:r>
          </w:p>
        </w:tc>
        <w:tc>
          <w:tcPr>
            <w:tcW w:w="3393" w:type="dxa"/>
            <w:vMerge w:val="restart"/>
          </w:tcPr>
          <w:p w14:paraId="6B5E9955" w14:textId="77777777" w:rsidR="00E402B3" w:rsidRPr="00E10168" w:rsidRDefault="00E402B3" w:rsidP="005D2719">
            <w:pPr>
              <w:pStyle w:val="TableText"/>
            </w:pPr>
            <w:r w:rsidRPr="00E10168">
              <w:t>Description</w:t>
            </w:r>
          </w:p>
        </w:tc>
        <w:tc>
          <w:tcPr>
            <w:tcW w:w="4373" w:type="dxa"/>
            <w:gridSpan w:val="3"/>
          </w:tcPr>
          <w:p w14:paraId="272D4CEA" w14:textId="77777777" w:rsidR="00E402B3" w:rsidRPr="00E10168" w:rsidRDefault="00E402B3" w:rsidP="005D2719">
            <w:pPr>
              <w:pStyle w:val="TableText"/>
            </w:pPr>
            <w:r w:rsidRPr="00E10168">
              <w:t>Responsibility</w:t>
            </w:r>
          </w:p>
        </w:tc>
      </w:tr>
      <w:tr w:rsidR="00BF2A4E" w:rsidRPr="00E10168" w14:paraId="32B898F2" w14:textId="77777777" w:rsidTr="00FE759F">
        <w:trPr>
          <w:cnfStyle w:val="000000100000" w:firstRow="0" w:lastRow="0" w:firstColumn="0" w:lastColumn="0" w:oddVBand="0" w:evenVBand="0" w:oddHBand="1" w:evenHBand="0" w:firstRowFirstColumn="0" w:firstRowLastColumn="0" w:lastRowFirstColumn="0" w:lastRowLastColumn="0"/>
        </w:trPr>
        <w:tc>
          <w:tcPr>
            <w:tcW w:w="1594" w:type="dxa"/>
            <w:vMerge/>
          </w:tcPr>
          <w:p w14:paraId="7BB9B5A5" w14:textId="77777777" w:rsidR="00E402B3" w:rsidRPr="00E10168" w:rsidRDefault="00E402B3" w:rsidP="005D2719">
            <w:pPr>
              <w:pStyle w:val="TableText"/>
            </w:pPr>
          </w:p>
        </w:tc>
        <w:tc>
          <w:tcPr>
            <w:tcW w:w="3393" w:type="dxa"/>
            <w:vMerge/>
          </w:tcPr>
          <w:p w14:paraId="1E7A73CE" w14:textId="77777777" w:rsidR="00E402B3" w:rsidRPr="00E10168" w:rsidRDefault="00E402B3" w:rsidP="005D2719">
            <w:pPr>
              <w:pStyle w:val="TableText"/>
            </w:pPr>
          </w:p>
        </w:tc>
        <w:tc>
          <w:tcPr>
            <w:tcW w:w="1428" w:type="dxa"/>
            <w:shd w:val="clear" w:color="auto" w:fill="0070C0"/>
          </w:tcPr>
          <w:p w14:paraId="5AB958DC" w14:textId="77777777" w:rsidR="00E402B3" w:rsidRPr="00C21A73" w:rsidRDefault="00E402B3" w:rsidP="005D2719">
            <w:pPr>
              <w:pStyle w:val="TableText"/>
              <w:rPr>
                <w:color w:val="FFFFFF" w:themeColor="background1"/>
              </w:rPr>
            </w:pPr>
            <w:r w:rsidRPr="00C21A73">
              <w:rPr>
                <w:color w:val="FFFFFF" w:themeColor="background1"/>
              </w:rPr>
              <w:t>Has responsibility for testing</w:t>
            </w:r>
          </w:p>
        </w:tc>
        <w:tc>
          <w:tcPr>
            <w:tcW w:w="1477" w:type="dxa"/>
            <w:shd w:val="clear" w:color="auto" w:fill="0070C0"/>
          </w:tcPr>
          <w:p w14:paraId="1392E483" w14:textId="77777777" w:rsidR="00E402B3" w:rsidRPr="00C21A73" w:rsidRDefault="00E402B3" w:rsidP="005D2719">
            <w:pPr>
              <w:pStyle w:val="TableText"/>
              <w:rPr>
                <w:color w:val="FFFFFF" w:themeColor="background1"/>
              </w:rPr>
            </w:pPr>
            <w:r w:rsidRPr="00C21A73">
              <w:rPr>
                <w:color w:val="FFFFFF" w:themeColor="background1"/>
              </w:rPr>
              <w:t>Provides test data and test cases</w:t>
            </w:r>
          </w:p>
        </w:tc>
        <w:tc>
          <w:tcPr>
            <w:tcW w:w="1468" w:type="dxa"/>
            <w:shd w:val="clear" w:color="auto" w:fill="0070C0"/>
          </w:tcPr>
          <w:p w14:paraId="05554159" w14:textId="77777777" w:rsidR="00E402B3" w:rsidRPr="00C21A73" w:rsidRDefault="00E402B3" w:rsidP="005D2719">
            <w:pPr>
              <w:pStyle w:val="TableText"/>
              <w:rPr>
                <w:color w:val="FFFFFF" w:themeColor="background1"/>
              </w:rPr>
            </w:pPr>
            <w:r w:rsidRPr="00C21A73">
              <w:rPr>
                <w:color w:val="FFFFFF" w:themeColor="background1"/>
              </w:rPr>
              <w:t>Provides guidance and support</w:t>
            </w:r>
          </w:p>
        </w:tc>
      </w:tr>
      <w:tr w:rsidR="003456CF" w:rsidRPr="00E10168" w14:paraId="52EFA5E3" w14:textId="77777777" w:rsidTr="00FE759F">
        <w:trPr>
          <w:cnfStyle w:val="000000010000" w:firstRow="0" w:lastRow="0" w:firstColumn="0" w:lastColumn="0" w:oddVBand="0" w:evenVBand="0" w:oddHBand="0" w:evenHBand="1" w:firstRowFirstColumn="0" w:firstRowLastColumn="0" w:lastRowFirstColumn="0" w:lastRowLastColumn="0"/>
        </w:trPr>
        <w:tc>
          <w:tcPr>
            <w:tcW w:w="1594" w:type="dxa"/>
          </w:tcPr>
          <w:p w14:paraId="6ED05CCB" w14:textId="13E5639B" w:rsidR="00E402B3" w:rsidRPr="0061416F" w:rsidRDefault="00CD6192" w:rsidP="0061416F">
            <w:pPr>
              <w:pStyle w:val="TableText"/>
            </w:pPr>
            <w:r w:rsidRPr="00CD6192">
              <w:t>Automated unit tests</w:t>
            </w:r>
          </w:p>
        </w:tc>
        <w:tc>
          <w:tcPr>
            <w:tcW w:w="3393" w:type="dxa"/>
          </w:tcPr>
          <w:p w14:paraId="4A84D2A1" w14:textId="4F627587" w:rsidR="00E402B3" w:rsidRPr="0061416F" w:rsidRDefault="00883643" w:rsidP="0061416F">
            <w:pPr>
              <w:pStyle w:val="TableText"/>
            </w:pPr>
            <w:r w:rsidRPr="00883643">
              <w:t>Automated tests that cover a single component.</w:t>
            </w:r>
          </w:p>
        </w:tc>
        <w:tc>
          <w:tcPr>
            <w:tcW w:w="1428" w:type="dxa"/>
          </w:tcPr>
          <w:p w14:paraId="64914021" w14:textId="007D2933" w:rsidR="00E402B3" w:rsidRPr="0061416F" w:rsidRDefault="00447D4A" w:rsidP="0061416F">
            <w:pPr>
              <w:pStyle w:val="TableText"/>
            </w:pPr>
            <w:r w:rsidRPr="00447D4A">
              <w:t>Feature team</w:t>
            </w:r>
          </w:p>
        </w:tc>
        <w:tc>
          <w:tcPr>
            <w:tcW w:w="1477" w:type="dxa"/>
          </w:tcPr>
          <w:p w14:paraId="3356236E" w14:textId="6C01BA62" w:rsidR="00E402B3" w:rsidRPr="0061416F" w:rsidRDefault="00447D4A" w:rsidP="0061416F">
            <w:pPr>
              <w:pStyle w:val="TableText"/>
            </w:pPr>
            <w:r>
              <w:t>Feature team</w:t>
            </w:r>
          </w:p>
        </w:tc>
        <w:tc>
          <w:tcPr>
            <w:tcW w:w="1468" w:type="dxa"/>
          </w:tcPr>
          <w:p w14:paraId="0A9A0CF4" w14:textId="2451E6B9" w:rsidR="00E402B3" w:rsidRPr="0061416F" w:rsidRDefault="009757FA" w:rsidP="0061416F">
            <w:pPr>
              <w:pStyle w:val="TableText"/>
            </w:pPr>
            <w:r>
              <w:t>Customer</w:t>
            </w:r>
          </w:p>
        </w:tc>
      </w:tr>
      <w:tr w:rsidR="003456CF" w:rsidRPr="00E10168" w14:paraId="6636E5B9" w14:textId="77777777" w:rsidTr="00FE759F">
        <w:trPr>
          <w:cnfStyle w:val="000000100000" w:firstRow="0" w:lastRow="0" w:firstColumn="0" w:lastColumn="0" w:oddVBand="0" w:evenVBand="0" w:oddHBand="1" w:evenHBand="0" w:firstRowFirstColumn="0" w:firstRowLastColumn="0" w:lastRowFirstColumn="0" w:lastRowLastColumn="0"/>
        </w:trPr>
        <w:tc>
          <w:tcPr>
            <w:tcW w:w="1594" w:type="dxa"/>
          </w:tcPr>
          <w:p w14:paraId="4EBBC69D" w14:textId="12EE535D" w:rsidR="00BF6FF4" w:rsidRPr="0061416F" w:rsidRDefault="00540B07" w:rsidP="0061416F">
            <w:pPr>
              <w:pStyle w:val="TableText"/>
            </w:pPr>
            <w:r w:rsidRPr="00540B07">
              <w:t>(Development)</w:t>
            </w:r>
          </w:p>
        </w:tc>
        <w:tc>
          <w:tcPr>
            <w:tcW w:w="3393" w:type="dxa"/>
          </w:tcPr>
          <w:p w14:paraId="14BF4403" w14:textId="055110E6" w:rsidR="00BF6FF4" w:rsidRPr="00C11CAA" w:rsidRDefault="00C11CAA" w:rsidP="0061416F">
            <w:pPr>
              <w:pStyle w:val="TableText"/>
              <w:rPr>
                <w:rStyle w:val="Instructional"/>
              </w:rPr>
            </w:pPr>
            <w:r w:rsidRPr="00C11CAA">
              <w:rPr>
                <w:rStyle w:val="Instructional"/>
              </w:rPr>
              <w:t>Test regression needs to be taken care of so test automation needs to cover as much code base as possible.</w:t>
            </w:r>
          </w:p>
        </w:tc>
        <w:tc>
          <w:tcPr>
            <w:tcW w:w="1428" w:type="dxa"/>
          </w:tcPr>
          <w:p w14:paraId="2082E09B" w14:textId="02E638BE" w:rsidR="00BF6FF4" w:rsidRPr="0061416F" w:rsidRDefault="00BF6FF4" w:rsidP="0061416F">
            <w:pPr>
              <w:pStyle w:val="TableText"/>
            </w:pPr>
          </w:p>
        </w:tc>
        <w:tc>
          <w:tcPr>
            <w:tcW w:w="1477" w:type="dxa"/>
          </w:tcPr>
          <w:p w14:paraId="1425D712" w14:textId="5CDF705B" w:rsidR="00BF6FF4" w:rsidRPr="0061416F" w:rsidRDefault="00BF6FF4" w:rsidP="0061416F">
            <w:pPr>
              <w:pStyle w:val="TableText"/>
            </w:pPr>
          </w:p>
        </w:tc>
        <w:tc>
          <w:tcPr>
            <w:tcW w:w="1468" w:type="dxa"/>
          </w:tcPr>
          <w:p w14:paraId="0AB894F3" w14:textId="0D3C4994" w:rsidR="00BF6FF4" w:rsidRPr="0061416F" w:rsidRDefault="00BF6FF4" w:rsidP="0061416F">
            <w:pPr>
              <w:pStyle w:val="TableText"/>
            </w:pPr>
          </w:p>
        </w:tc>
      </w:tr>
      <w:tr w:rsidR="003456CF" w:rsidRPr="00E10168" w14:paraId="14756C2B" w14:textId="77777777" w:rsidTr="00FE759F">
        <w:trPr>
          <w:cnfStyle w:val="000000010000" w:firstRow="0" w:lastRow="0" w:firstColumn="0" w:lastColumn="0" w:oddVBand="0" w:evenVBand="0" w:oddHBand="0" w:evenHBand="1" w:firstRowFirstColumn="0" w:firstRowLastColumn="0" w:lastRowFirstColumn="0" w:lastRowLastColumn="0"/>
        </w:trPr>
        <w:tc>
          <w:tcPr>
            <w:tcW w:w="1594" w:type="dxa"/>
          </w:tcPr>
          <w:p w14:paraId="3DA7DAC4" w14:textId="1EC6A8DC" w:rsidR="003F6C15" w:rsidRPr="0014342D" w:rsidRDefault="003F6C15" w:rsidP="0014342D">
            <w:pPr>
              <w:pStyle w:val="TableText"/>
              <w:rPr>
                <w:rStyle w:val="Optional"/>
                <w:b w:val="0"/>
                <w:bCs w:val="0"/>
                <w:color w:val="auto"/>
              </w:rPr>
            </w:pPr>
            <w:r w:rsidRPr="0014342D">
              <w:rPr>
                <w:rStyle w:val="Optional"/>
                <w:b w:val="0"/>
                <w:bCs w:val="0"/>
                <w:color w:val="auto"/>
              </w:rPr>
              <w:t>Deployment testing</w:t>
            </w:r>
          </w:p>
        </w:tc>
        <w:tc>
          <w:tcPr>
            <w:tcW w:w="3393" w:type="dxa"/>
          </w:tcPr>
          <w:p w14:paraId="6B8058AF" w14:textId="68FDFD6A" w:rsidR="003F6C15" w:rsidRPr="0014342D" w:rsidRDefault="0014342D" w:rsidP="0014342D">
            <w:pPr>
              <w:pStyle w:val="TableText"/>
              <w:rPr>
                <w:rStyle w:val="Optional"/>
                <w:b w:val="0"/>
                <w:bCs w:val="0"/>
                <w:color w:val="auto"/>
              </w:rPr>
            </w:pPr>
            <w:r w:rsidRPr="0014342D">
              <w:rPr>
                <w:rStyle w:val="Optional"/>
                <w:b w:val="0"/>
                <w:bCs w:val="0"/>
                <w:color w:val="auto"/>
              </w:rPr>
              <w:t>Testing to validate the deployment of the solution to environments other than development.</w:t>
            </w:r>
          </w:p>
        </w:tc>
        <w:tc>
          <w:tcPr>
            <w:tcW w:w="1428" w:type="dxa"/>
          </w:tcPr>
          <w:p w14:paraId="35D7165B" w14:textId="4672C2E6" w:rsidR="003F6C15" w:rsidRPr="0014342D" w:rsidRDefault="0014342D" w:rsidP="0014342D">
            <w:pPr>
              <w:pStyle w:val="TableText"/>
              <w:rPr>
                <w:rStyle w:val="Optional"/>
                <w:b w:val="0"/>
                <w:bCs w:val="0"/>
                <w:color w:val="auto"/>
              </w:rPr>
            </w:pPr>
            <w:r w:rsidRPr="0014342D">
              <w:rPr>
                <w:rStyle w:val="Optional"/>
                <w:b w:val="0"/>
                <w:bCs w:val="0"/>
                <w:color w:val="auto"/>
              </w:rPr>
              <w:t>Customer</w:t>
            </w:r>
          </w:p>
        </w:tc>
        <w:tc>
          <w:tcPr>
            <w:tcW w:w="1477" w:type="dxa"/>
          </w:tcPr>
          <w:p w14:paraId="17816060" w14:textId="16794E14" w:rsidR="003F6C15" w:rsidRPr="0014342D" w:rsidRDefault="00B677CB" w:rsidP="0014342D">
            <w:pPr>
              <w:pStyle w:val="TableText"/>
              <w:rPr>
                <w:rStyle w:val="Optional"/>
                <w:b w:val="0"/>
                <w:bCs w:val="0"/>
                <w:color w:val="auto"/>
              </w:rPr>
            </w:pPr>
            <w:r w:rsidRPr="0014342D">
              <w:rPr>
                <w:rStyle w:val="Optional"/>
                <w:b w:val="0"/>
                <w:bCs w:val="0"/>
                <w:color w:val="auto"/>
              </w:rPr>
              <w:t>Feature team</w:t>
            </w:r>
          </w:p>
        </w:tc>
        <w:tc>
          <w:tcPr>
            <w:tcW w:w="1468" w:type="dxa"/>
          </w:tcPr>
          <w:p w14:paraId="595B0902" w14:textId="03CFC112" w:rsidR="003F6C15" w:rsidRPr="0014342D" w:rsidRDefault="003F6C15" w:rsidP="0014342D">
            <w:pPr>
              <w:pStyle w:val="TableText"/>
              <w:rPr>
                <w:rStyle w:val="Optional"/>
                <w:b w:val="0"/>
                <w:bCs w:val="0"/>
                <w:color w:val="auto"/>
              </w:rPr>
            </w:pPr>
            <w:r w:rsidRPr="0014342D">
              <w:rPr>
                <w:rStyle w:val="Optional"/>
                <w:b w:val="0"/>
                <w:bCs w:val="0"/>
                <w:color w:val="auto"/>
              </w:rPr>
              <w:t>Microsoft</w:t>
            </w:r>
          </w:p>
        </w:tc>
      </w:tr>
      <w:tr w:rsidR="003456CF" w:rsidRPr="00E10168" w14:paraId="62E2501D" w14:textId="77777777" w:rsidTr="00FE759F">
        <w:trPr>
          <w:cnfStyle w:val="000000100000" w:firstRow="0" w:lastRow="0" w:firstColumn="0" w:lastColumn="0" w:oddVBand="0" w:evenVBand="0" w:oddHBand="1" w:evenHBand="0" w:firstRowFirstColumn="0" w:firstRowLastColumn="0" w:lastRowFirstColumn="0" w:lastRowLastColumn="0"/>
        </w:trPr>
        <w:tc>
          <w:tcPr>
            <w:tcW w:w="1594" w:type="dxa"/>
          </w:tcPr>
          <w:p w14:paraId="564A7BDC" w14:textId="6B9C5D3D" w:rsidR="009B4292" w:rsidRPr="009B4292" w:rsidRDefault="009B4292" w:rsidP="009B4292">
            <w:pPr>
              <w:pStyle w:val="TableText"/>
              <w:rPr>
                <w:rStyle w:val="Optional"/>
                <w:b w:val="0"/>
                <w:bCs w:val="0"/>
                <w:color w:val="auto"/>
              </w:rPr>
            </w:pPr>
            <w:r w:rsidRPr="009B4292">
              <w:rPr>
                <w:rStyle w:val="Optional"/>
                <w:b w:val="0"/>
                <w:bCs w:val="0"/>
                <w:color w:val="auto"/>
              </w:rPr>
              <w:t>Functional testing</w:t>
            </w:r>
          </w:p>
        </w:tc>
        <w:tc>
          <w:tcPr>
            <w:tcW w:w="3393" w:type="dxa"/>
          </w:tcPr>
          <w:p w14:paraId="027E7860" w14:textId="4A67432A" w:rsidR="009B4292" w:rsidRPr="009B4292" w:rsidRDefault="009B4292" w:rsidP="009B4292">
            <w:pPr>
              <w:pStyle w:val="TableText"/>
              <w:rPr>
                <w:rStyle w:val="Optional"/>
                <w:b w:val="0"/>
                <w:bCs w:val="0"/>
                <w:color w:val="auto"/>
              </w:rPr>
            </w:pPr>
            <w:r w:rsidRPr="009B4292">
              <w:rPr>
                <w:rStyle w:val="Optional"/>
                <w:b w:val="0"/>
                <w:bCs w:val="0"/>
                <w:color w:val="auto"/>
              </w:rPr>
              <w:t>Tests performed by a feature team within a delivery sprint to validate that the product features function in accordance with the acceptance criteria defined for features and PBIs.</w:t>
            </w:r>
          </w:p>
        </w:tc>
        <w:tc>
          <w:tcPr>
            <w:tcW w:w="1428" w:type="dxa"/>
          </w:tcPr>
          <w:p w14:paraId="48DCB000" w14:textId="03E9AF93" w:rsidR="009B4292" w:rsidRPr="009B4292" w:rsidRDefault="009B4292" w:rsidP="009B4292">
            <w:pPr>
              <w:pStyle w:val="TableText"/>
              <w:rPr>
                <w:rStyle w:val="Optional"/>
                <w:b w:val="0"/>
                <w:bCs w:val="0"/>
                <w:color w:val="auto"/>
              </w:rPr>
            </w:pPr>
            <w:r w:rsidRPr="009B4292">
              <w:t>Feature team</w:t>
            </w:r>
          </w:p>
        </w:tc>
        <w:tc>
          <w:tcPr>
            <w:tcW w:w="1477" w:type="dxa"/>
          </w:tcPr>
          <w:p w14:paraId="5558C186" w14:textId="37014EEE" w:rsidR="009B4292" w:rsidRPr="009B4292" w:rsidRDefault="009B4292" w:rsidP="009B4292">
            <w:pPr>
              <w:pStyle w:val="TableText"/>
              <w:rPr>
                <w:rStyle w:val="Optional"/>
                <w:b w:val="0"/>
                <w:bCs w:val="0"/>
                <w:color w:val="auto"/>
              </w:rPr>
            </w:pPr>
            <w:r w:rsidRPr="009B4292">
              <w:t>Feature team</w:t>
            </w:r>
          </w:p>
        </w:tc>
        <w:tc>
          <w:tcPr>
            <w:tcW w:w="1468" w:type="dxa"/>
          </w:tcPr>
          <w:p w14:paraId="49051423" w14:textId="483DC099" w:rsidR="009B4292" w:rsidRPr="009B4292" w:rsidRDefault="009B4292" w:rsidP="009B4292">
            <w:pPr>
              <w:pStyle w:val="TableText"/>
              <w:rPr>
                <w:rStyle w:val="Optional"/>
                <w:b w:val="0"/>
                <w:bCs w:val="0"/>
                <w:color w:val="auto"/>
              </w:rPr>
            </w:pPr>
            <w:r w:rsidRPr="009B4292">
              <w:t>Customer</w:t>
            </w:r>
          </w:p>
        </w:tc>
      </w:tr>
      <w:tr w:rsidR="003456CF" w:rsidRPr="00E10168" w14:paraId="39FFADCA" w14:textId="77777777" w:rsidTr="00FE759F">
        <w:trPr>
          <w:cnfStyle w:val="000000010000" w:firstRow="0" w:lastRow="0" w:firstColumn="0" w:lastColumn="0" w:oddVBand="0" w:evenVBand="0" w:oddHBand="0" w:evenHBand="1" w:firstRowFirstColumn="0" w:firstRowLastColumn="0" w:lastRowFirstColumn="0" w:lastRowLastColumn="0"/>
        </w:trPr>
        <w:tc>
          <w:tcPr>
            <w:tcW w:w="1594" w:type="dxa"/>
          </w:tcPr>
          <w:p w14:paraId="0EF7FFB5" w14:textId="720CAD7B" w:rsidR="00271A36" w:rsidRPr="00271A36" w:rsidRDefault="00271A36" w:rsidP="00271A36">
            <w:pPr>
              <w:pStyle w:val="TableText"/>
              <w:rPr>
                <w:rStyle w:val="Optional"/>
              </w:rPr>
            </w:pPr>
            <w:r w:rsidRPr="00271A36">
              <w:rPr>
                <w:rStyle w:val="Optional"/>
              </w:rPr>
              <w:t xml:space="preserve">Iterative prompt refinement / </w:t>
            </w:r>
          </w:p>
        </w:tc>
        <w:tc>
          <w:tcPr>
            <w:tcW w:w="3393" w:type="dxa"/>
          </w:tcPr>
          <w:p w14:paraId="123F626C" w14:textId="77777777" w:rsidR="00271A36" w:rsidRPr="00271A36" w:rsidRDefault="00271A36" w:rsidP="00271A36">
            <w:pPr>
              <w:pStyle w:val="TableText"/>
              <w:rPr>
                <w:rStyle w:val="Instructional"/>
              </w:rPr>
            </w:pPr>
            <w:r w:rsidRPr="00271A36">
              <w:rPr>
                <w:rStyle w:val="Instructional"/>
              </w:rPr>
              <w:t>Add this row if Productionizing and Optimizing the solution is in scope.</w:t>
            </w:r>
          </w:p>
          <w:p w14:paraId="5B196C43" w14:textId="5CD6783A" w:rsidR="00271A36" w:rsidRPr="00271A36" w:rsidRDefault="00271A36" w:rsidP="00271A36">
            <w:pPr>
              <w:pStyle w:val="TableText"/>
              <w:rPr>
                <w:rStyle w:val="Optional"/>
              </w:rPr>
            </w:pPr>
            <w:r w:rsidRPr="00271A36">
              <w:rPr>
                <w:rStyle w:val="Optional"/>
              </w:rPr>
              <w:t xml:space="preserve">Testing of different prompt variations and </w:t>
            </w:r>
            <w:r w:rsidR="009A727B">
              <w:rPr>
                <w:rStyle w:val="Optional"/>
              </w:rPr>
              <w:t>a</w:t>
            </w:r>
            <w:r w:rsidRPr="00271A36">
              <w:rPr>
                <w:rStyle w:val="Optional"/>
              </w:rPr>
              <w:t xml:space="preserve">gent </w:t>
            </w:r>
            <w:commentRangeStart w:id="50"/>
            <w:r w:rsidRPr="00271A36">
              <w:rPr>
                <w:rStyle w:val="Optional"/>
              </w:rPr>
              <w:t>logi</w:t>
            </w:r>
            <w:r w:rsidR="00287BA6">
              <w:rPr>
                <w:rStyle w:val="Optional"/>
              </w:rPr>
              <w:t>c</w:t>
            </w:r>
            <w:r w:rsidRPr="00271A36">
              <w:rPr>
                <w:rStyle w:val="Optional"/>
              </w:rPr>
              <w:t xml:space="preserve"> </w:t>
            </w:r>
            <w:commentRangeEnd w:id="50"/>
            <w:r w:rsidR="009A727B" w:rsidRPr="00271A36">
              <w:rPr>
                <w:rStyle w:val="CommentReference"/>
                <w:b/>
                <w:bCs/>
                <w:color w:val="004E9A"/>
                <w:sz w:val="20"/>
                <w:szCs w:val="24"/>
              </w:rPr>
              <w:commentReference w:id="50"/>
            </w:r>
            <w:r w:rsidRPr="00271A36">
              <w:rPr>
                <w:rStyle w:val="Optional"/>
              </w:rPr>
              <w:t>to validate and refine agent responses.</w:t>
            </w:r>
          </w:p>
        </w:tc>
        <w:tc>
          <w:tcPr>
            <w:tcW w:w="1428" w:type="dxa"/>
          </w:tcPr>
          <w:p w14:paraId="795B384D" w14:textId="78997E56" w:rsidR="00271A36" w:rsidRPr="00271A36" w:rsidRDefault="00271A36" w:rsidP="00271A36">
            <w:pPr>
              <w:pStyle w:val="TableText"/>
              <w:rPr>
                <w:rStyle w:val="Optional"/>
              </w:rPr>
            </w:pPr>
            <w:r w:rsidRPr="00271A36">
              <w:rPr>
                <w:rStyle w:val="Optional"/>
              </w:rPr>
              <w:t>Feature team</w:t>
            </w:r>
          </w:p>
        </w:tc>
        <w:tc>
          <w:tcPr>
            <w:tcW w:w="1477" w:type="dxa"/>
          </w:tcPr>
          <w:p w14:paraId="3B8BECBE" w14:textId="339098F6" w:rsidR="00271A36" w:rsidRPr="00271A36" w:rsidRDefault="00271A36" w:rsidP="00271A36">
            <w:pPr>
              <w:pStyle w:val="TableText"/>
              <w:rPr>
                <w:rStyle w:val="Optional"/>
              </w:rPr>
            </w:pPr>
            <w:r w:rsidRPr="00271A36">
              <w:rPr>
                <w:rStyle w:val="Optional"/>
              </w:rPr>
              <w:t>Feature team</w:t>
            </w:r>
          </w:p>
        </w:tc>
        <w:tc>
          <w:tcPr>
            <w:tcW w:w="1468" w:type="dxa"/>
          </w:tcPr>
          <w:p w14:paraId="0205F7CA" w14:textId="09686F93" w:rsidR="00271A36" w:rsidRPr="00271A36" w:rsidRDefault="00271A36" w:rsidP="00271A36">
            <w:pPr>
              <w:pStyle w:val="TableText"/>
              <w:rPr>
                <w:rStyle w:val="Optional"/>
              </w:rPr>
            </w:pPr>
            <w:r w:rsidRPr="00271A36">
              <w:rPr>
                <w:rStyle w:val="Optional"/>
              </w:rPr>
              <w:t>Microsoft</w:t>
            </w:r>
          </w:p>
        </w:tc>
      </w:tr>
      <w:tr w:rsidR="003456CF" w:rsidRPr="00E10168" w14:paraId="08D78A54" w14:textId="77777777" w:rsidTr="00FE759F">
        <w:trPr>
          <w:cnfStyle w:val="000000100000" w:firstRow="0" w:lastRow="0" w:firstColumn="0" w:lastColumn="0" w:oddVBand="0" w:evenVBand="0" w:oddHBand="1" w:evenHBand="0" w:firstRowFirstColumn="0" w:firstRowLastColumn="0" w:lastRowFirstColumn="0" w:lastRowLastColumn="0"/>
        </w:trPr>
        <w:tc>
          <w:tcPr>
            <w:tcW w:w="1594" w:type="dxa"/>
          </w:tcPr>
          <w:p w14:paraId="51DBA214" w14:textId="74A6ED5F" w:rsidR="00271A36" w:rsidRPr="0087078D" w:rsidRDefault="00271A36" w:rsidP="00271A36">
            <w:pPr>
              <w:pStyle w:val="TableText"/>
              <w:rPr>
                <w:rStyle w:val="Optional"/>
                <w:b w:val="0"/>
                <w:bCs w:val="0"/>
              </w:rPr>
            </w:pPr>
            <w:r w:rsidRPr="004A78A6">
              <w:rPr>
                <w:rStyle w:val="Optional"/>
              </w:rPr>
              <w:t>UAT</w:t>
            </w:r>
          </w:p>
        </w:tc>
        <w:tc>
          <w:tcPr>
            <w:tcW w:w="3393" w:type="dxa"/>
          </w:tcPr>
          <w:p w14:paraId="5F88084F" w14:textId="3690C359" w:rsidR="003B5A5A" w:rsidRPr="003B5A5A" w:rsidRDefault="003B5A5A" w:rsidP="003B5A5A">
            <w:pPr>
              <w:pStyle w:val="TableText"/>
              <w:rPr>
                <w:rStyle w:val="Instructional"/>
              </w:rPr>
            </w:pPr>
            <w:r w:rsidRPr="003B5A5A">
              <w:rPr>
                <w:rStyle w:val="Instructional"/>
              </w:rPr>
              <w:t xml:space="preserve">The </w:t>
            </w:r>
            <w:r w:rsidR="009A727B">
              <w:rPr>
                <w:rStyle w:val="Instructional"/>
              </w:rPr>
              <w:t>C</w:t>
            </w:r>
            <w:r w:rsidRPr="003B5A5A">
              <w:rPr>
                <w:rStyle w:val="Instructional"/>
              </w:rPr>
              <w:t xml:space="preserve">ustomer is responsible for UAT because we do not want a dependency on </w:t>
            </w:r>
            <w:r w:rsidR="00175916">
              <w:rPr>
                <w:rStyle w:val="Instructional"/>
              </w:rPr>
              <w:t>C</w:t>
            </w:r>
            <w:r w:rsidRPr="003B5A5A">
              <w:rPr>
                <w:rStyle w:val="Instructional"/>
              </w:rPr>
              <w:t xml:space="preserve">ustomer resources to finish the </w:t>
            </w:r>
            <w:r w:rsidR="00E86063">
              <w:rPr>
                <w:rStyle w:val="Instructional"/>
              </w:rPr>
              <w:t>project</w:t>
            </w:r>
            <w:r w:rsidRPr="003B5A5A">
              <w:rPr>
                <w:rStyle w:val="Instructional"/>
              </w:rPr>
              <w:t xml:space="preserve">. If Microsoft becomes responsible for UAT then significant resources and lead time to marshal </w:t>
            </w:r>
            <w:r w:rsidR="00BB6153">
              <w:rPr>
                <w:rStyle w:val="Instructional"/>
              </w:rPr>
              <w:t>C</w:t>
            </w:r>
            <w:r w:rsidRPr="003B5A5A">
              <w:rPr>
                <w:rStyle w:val="Instructional"/>
              </w:rPr>
              <w:t xml:space="preserve">ustomer resources may impact the schedule. The </w:t>
            </w:r>
            <w:r w:rsidR="00BB6153">
              <w:rPr>
                <w:rStyle w:val="Instructional"/>
              </w:rPr>
              <w:t>C</w:t>
            </w:r>
            <w:r w:rsidRPr="003B5A5A">
              <w:rPr>
                <w:rStyle w:val="Instructional"/>
              </w:rPr>
              <w:t xml:space="preserve">ustomer can verify that value was added throughout the </w:t>
            </w:r>
            <w:r w:rsidR="00E86063">
              <w:rPr>
                <w:rStyle w:val="Instructional"/>
              </w:rPr>
              <w:t>project</w:t>
            </w:r>
            <w:r w:rsidRPr="003B5A5A">
              <w:rPr>
                <w:rStyle w:val="Instructional"/>
              </w:rPr>
              <w:t>.</w:t>
            </w:r>
          </w:p>
          <w:p w14:paraId="71E5C1DD" w14:textId="09D00640" w:rsidR="00271A36" w:rsidRPr="00F11D29" w:rsidRDefault="003B5A5A" w:rsidP="003B5A5A">
            <w:pPr>
              <w:pStyle w:val="TableText"/>
              <w:rPr>
                <w:rStyle w:val="Optional"/>
              </w:rPr>
            </w:pPr>
            <w:r w:rsidRPr="003B5A5A">
              <w:rPr>
                <w:rStyle w:val="Optional"/>
              </w:rPr>
              <w:t xml:space="preserve">Tests the user functionality of key real-world scenarios. UAT will be conducted over the course of the </w:t>
            </w:r>
            <w:r w:rsidR="00E86063">
              <w:rPr>
                <w:rStyle w:val="Optional"/>
              </w:rPr>
              <w:t>project</w:t>
            </w:r>
            <w:r w:rsidRPr="003B5A5A">
              <w:rPr>
                <w:rStyle w:val="Optional"/>
              </w:rPr>
              <w:t xml:space="preserve"> according to the UAT time frames agreed upon during </w:t>
            </w:r>
            <w:r w:rsidRPr="003B5A5A">
              <w:rPr>
                <w:rStyle w:val="Optional"/>
              </w:rPr>
              <w:lastRenderedPageBreak/>
              <w:t xml:space="preserve">baseline planning (as described in the </w:t>
            </w:r>
            <w:r w:rsidR="00924849" w:rsidRPr="00924849">
              <w:rPr>
                <w:rStyle w:val="Optional"/>
                <w:i/>
                <w:iCs/>
              </w:rPr>
              <w:fldChar w:fldCharType="begin"/>
            </w:r>
            <w:r w:rsidR="00924849" w:rsidRPr="00924849">
              <w:rPr>
                <w:rStyle w:val="Optional"/>
                <w:i/>
                <w:iCs/>
              </w:rPr>
              <w:instrText xml:space="preserve"> REF _Ref207893500 \h  \* MERGEFORMAT Product Baseline Planning</w:instrText>
            </w:r>
            <w:r w:rsidR="00924849" w:rsidRPr="00924849">
              <w:rPr>
                <w:rStyle w:val="Optional"/>
                <w:i/>
                <w:iCs/>
              </w:rPr>
            </w:r>
            <w:r w:rsidR="00924849" w:rsidRPr="00924849">
              <w:rPr>
                <w:rStyle w:val="Optional"/>
                <w:i/>
                <w:iCs/>
              </w:rPr>
              <w:fldChar w:fldCharType="end"/>
            </w:r>
            <w:r w:rsidR="00924849" w:rsidRPr="00924849">
              <w:rPr>
                <w:rStyle w:val="Optional"/>
                <w:i/>
                <w:iCs/>
              </w:rPr>
              <w:t xml:space="preserve"> </w:t>
            </w:r>
            <w:r w:rsidRPr="003B5A5A">
              <w:rPr>
                <w:rStyle w:val="Optional"/>
              </w:rPr>
              <w:t>section). Feedback from UAT (defect or new PBIs) and other backlog items will be added to the product backlog and prioritized alongside other PBIs.</w:t>
            </w:r>
          </w:p>
        </w:tc>
        <w:tc>
          <w:tcPr>
            <w:tcW w:w="1428" w:type="dxa"/>
          </w:tcPr>
          <w:p w14:paraId="164B2B02" w14:textId="54692570" w:rsidR="00271A36" w:rsidRPr="0087078D" w:rsidRDefault="00271A36" w:rsidP="00271A36">
            <w:pPr>
              <w:pStyle w:val="TableText"/>
              <w:rPr>
                <w:rStyle w:val="Optional"/>
                <w:b w:val="0"/>
                <w:bCs w:val="0"/>
              </w:rPr>
            </w:pPr>
            <w:r w:rsidRPr="004A78A6">
              <w:rPr>
                <w:rStyle w:val="Optional"/>
              </w:rPr>
              <w:lastRenderedPageBreak/>
              <w:t>Customer</w:t>
            </w:r>
          </w:p>
        </w:tc>
        <w:tc>
          <w:tcPr>
            <w:tcW w:w="1477" w:type="dxa"/>
          </w:tcPr>
          <w:p w14:paraId="5CBD989B" w14:textId="75090A7A" w:rsidR="00271A36" w:rsidRPr="0087078D" w:rsidRDefault="00271A36" w:rsidP="00271A36">
            <w:pPr>
              <w:pStyle w:val="TableText"/>
              <w:rPr>
                <w:rStyle w:val="Optional"/>
                <w:b w:val="0"/>
                <w:bCs w:val="0"/>
              </w:rPr>
            </w:pPr>
            <w:r w:rsidRPr="004A78A6">
              <w:rPr>
                <w:rStyle w:val="Optional"/>
              </w:rPr>
              <w:t>Customer</w:t>
            </w:r>
          </w:p>
        </w:tc>
        <w:tc>
          <w:tcPr>
            <w:tcW w:w="1468" w:type="dxa"/>
          </w:tcPr>
          <w:p w14:paraId="70946AF1" w14:textId="29583533" w:rsidR="00271A36" w:rsidRPr="0087078D" w:rsidRDefault="00271A36" w:rsidP="00271A36">
            <w:pPr>
              <w:pStyle w:val="TableText"/>
              <w:rPr>
                <w:rStyle w:val="Optional"/>
                <w:b w:val="0"/>
                <w:bCs w:val="0"/>
              </w:rPr>
            </w:pPr>
            <w:r w:rsidRPr="004A78A6">
              <w:rPr>
                <w:rStyle w:val="Optional"/>
              </w:rPr>
              <w:t>Microsoft</w:t>
            </w:r>
          </w:p>
        </w:tc>
      </w:tr>
    </w:tbl>
    <w:p w14:paraId="039C42A7" w14:textId="6F2CAB3C" w:rsidR="00320775" w:rsidRDefault="002E3421" w:rsidP="007D3DB1">
      <w:pPr>
        <w:pStyle w:val="Heading4"/>
      </w:pPr>
      <w:r w:rsidRPr="002E3421">
        <w:t>Defect remediation</w:t>
      </w:r>
    </w:p>
    <w:p w14:paraId="2C5CFC3A" w14:textId="12ED1049" w:rsidR="007D3DB1" w:rsidRDefault="007D3DB1" w:rsidP="00D74DFB">
      <w:r w:rsidRPr="007D3DB1">
        <w:t>If possible, defects found by the feature team during a delivery sprint are fixed within the sprint itself. Defects that cannot be resolved during the sprint will be added to the product backlog. Defects found elsewhere will become part of the product backlog and be prioritized alongside other PBIs.</w:t>
      </w:r>
    </w:p>
    <w:p w14:paraId="19BFD3D0" w14:textId="7F7F83B2" w:rsidR="002E3421" w:rsidRDefault="00CB348E" w:rsidP="00380F7E">
      <w:pPr>
        <w:pStyle w:val="Heading2NUM"/>
      </w:pPr>
      <w:bookmarkStart w:id="51" w:name="_Toc225414276"/>
      <w:r>
        <w:t>Outputs</w:t>
      </w:r>
      <w:bookmarkEnd w:id="51"/>
    </w:p>
    <w:p w14:paraId="5D5048DF" w14:textId="77777777" w:rsidR="00324F9A" w:rsidRPr="00324F9A" w:rsidRDefault="00324F9A" w:rsidP="00324F9A">
      <w:pPr>
        <w:rPr>
          <w:rStyle w:val="Instructional"/>
        </w:rPr>
      </w:pPr>
      <w:r w:rsidRPr="00324F9A">
        <w:rPr>
          <w:rStyle w:val="Instructional"/>
        </w:rPr>
        <w:t>Given that this is an agile model with variable scope, be cautious about providing deliverables for acceptance in addition to the ones specified in this template.</w:t>
      </w:r>
    </w:p>
    <w:p w14:paraId="6C08898C" w14:textId="0C28BFB5" w:rsidR="00324F9A" w:rsidRPr="00324F9A" w:rsidRDefault="00324F9A" w:rsidP="00324F9A">
      <w:pPr>
        <w:rPr>
          <w:rStyle w:val="Instructional"/>
        </w:rPr>
      </w:pPr>
      <w:r w:rsidRPr="00324F9A">
        <w:rPr>
          <w:rStyle w:val="Instructional"/>
        </w:rPr>
        <w:t xml:space="preserve">If you have additional deliverables that require acceptance, or you need to change acceptance required to “Yes” for any of the deliverable below, you will need to add the standard deliverable acceptance language to the </w:t>
      </w:r>
      <w:r w:rsidR="00924849" w:rsidRPr="00924849">
        <w:rPr>
          <w:rStyle w:val="Instructional"/>
        </w:rPr>
        <w:fldChar w:fldCharType="begin"/>
      </w:r>
      <w:r w:rsidR="00924849" w:rsidRPr="00924849">
        <w:rPr>
          <w:rStyle w:val="Instructional"/>
        </w:rPr>
        <w:instrText xml:space="preserve"> REF _Ref213430631 \h </w:instrText>
      </w:r>
      <w:r w:rsidR="00924849">
        <w:rPr>
          <w:rStyle w:val="Instructional"/>
        </w:rPr>
        <w:instrText xml:space="preserve"> \* MERGEFORMAT </w:instrText>
      </w:r>
      <w:r w:rsidR="00924849" w:rsidRPr="00924849">
        <w:rPr>
          <w:rStyle w:val="Instructional"/>
        </w:rPr>
      </w:r>
      <w:r w:rsidR="00924849" w:rsidRPr="00924849">
        <w:rPr>
          <w:rStyle w:val="Instructional"/>
        </w:rPr>
        <w:fldChar w:fldCharType="separate"/>
      </w:r>
      <w:r w:rsidR="00924849" w:rsidRPr="00924849">
        <w:rPr>
          <w:rStyle w:val="Instructional"/>
        </w:rPr>
        <w:t>Completion and definition of done</w:t>
      </w:r>
      <w:r w:rsidR="00924849" w:rsidRPr="00924849">
        <w:rPr>
          <w:rStyle w:val="Instructional"/>
        </w:rPr>
        <w:fldChar w:fldCharType="end"/>
      </w:r>
      <w:r w:rsidR="00924849" w:rsidRPr="00924849">
        <w:rPr>
          <w:rStyle w:val="Instructional"/>
        </w:rPr>
        <w:t xml:space="preserve"> </w:t>
      </w:r>
      <w:r w:rsidRPr="00324F9A">
        <w:rPr>
          <w:rStyle w:val="Instructional"/>
        </w:rPr>
        <w:t>section.</w:t>
      </w:r>
    </w:p>
    <w:p w14:paraId="0CB51D92" w14:textId="32A0941A" w:rsidR="00324F9A" w:rsidRDefault="00324F9A" w:rsidP="00324F9A">
      <w:pPr>
        <w:rPr>
          <w:rStyle w:val="Instructional"/>
        </w:rPr>
      </w:pPr>
      <w:r w:rsidRPr="00324F9A">
        <w:rPr>
          <w:rStyle w:val="Instructional"/>
        </w:rPr>
        <w:t xml:space="preserve">Please consult with your </w:t>
      </w:r>
      <w:del w:id="52" w:author="Andreea Gabriela Gagea" w:date="2025-12-03T10:58:00Z" w16du:dateUtc="2025-12-03T08:58:00Z">
        <w:r w:rsidRPr="00324F9A" w:rsidDel="002E75EA">
          <w:rPr>
            <w:rStyle w:val="Instructional"/>
          </w:rPr>
          <w:delText xml:space="preserve">SQA </w:delText>
        </w:r>
      </w:del>
      <w:ins w:id="53" w:author="Andreea Gabriela Gagea" w:date="2025-12-03T10:58:00Z" w16du:dateUtc="2025-12-03T08:58:00Z">
        <w:r w:rsidR="002E75EA">
          <w:rPr>
            <w:rStyle w:val="Instructional"/>
          </w:rPr>
          <w:t>RM</w:t>
        </w:r>
        <w:r w:rsidR="002E75EA" w:rsidRPr="00324F9A">
          <w:rPr>
            <w:rStyle w:val="Instructional"/>
          </w:rPr>
          <w:t xml:space="preserve">QA </w:t>
        </w:r>
      </w:ins>
      <w:r w:rsidR="002E75EA">
        <w:rPr>
          <w:rStyle w:val="Instructional"/>
        </w:rPr>
        <w:t>m</w:t>
      </w:r>
      <w:r w:rsidRPr="00324F9A">
        <w:rPr>
          <w:rStyle w:val="Instructional"/>
        </w:rPr>
        <w:t xml:space="preserve">anager and work with them to update the </w:t>
      </w:r>
      <w:r w:rsidR="00924849" w:rsidRPr="00924849">
        <w:rPr>
          <w:rStyle w:val="Instructional"/>
        </w:rPr>
        <w:fldChar w:fldCharType="begin"/>
      </w:r>
      <w:r w:rsidR="00924849" w:rsidRPr="00924849">
        <w:rPr>
          <w:rStyle w:val="Instructional"/>
        </w:rPr>
        <w:instrText xml:space="preserve"> REF _Ref213430631 \h </w:instrText>
      </w:r>
      <w:r w:rsidR="00924849">
        <w:rPr>
          <w:rStyle w:val="Instructional"/>
        </w:rPr>
        <w:instrText xml:space="preserve"> \* MERGEFORMAT </w:instrText>
      </w:r>
      <w:r w:rsidR="00924849" w:rsidRPr="00924849">
        <w:rPr>
          <w:rStyle w:val="Instructional"/>
        </w:rPr>
      </w:r>
      <w:r w:rsidR="00924849" w:rsidRPr="00924849">
        <w:rPr>
          <w:rStyle w:val="Instructional"/>
        </w:rPr>
        <w:fldChar w:fldCharType="separate"/>
      </w:r>
      <w:r w:rsidR="00924849" w:rsidRPr="00924849">
        <w:rPr>
          <w:rStyle w:val="Instructional"/>
        </w:rPr>
        <w:t>Completion and definition of done</w:t>
      </w:r>
      <w:r w:rsidR="00924849" w:rsidRPr="00924849">
        <w:rPr>
          <w:rStyle w:val="Instructional"/>
        </w:rPr>
        <w:fldChar w:fldCharType="end"/>
      </w:r>
      <w:r w:rsidR="00924849">
        <w:rPr>
          <w:rStyle w:val="Instructional"/>
        </w:rPr>
        <w:t xml:space="preserve"> </w:t>
      </w:r>
      <w:r w:rsidRPr="00324F9A">
        <w:rPr>
          <w:rStyle w:val="Instructional"/>
        </w:rPr>
        <w:t>section accordingly.</w:t>
      </w:r>
    </w:p>
    <w:p w14:paraId="0F11195B" w14:textId="11F8FDE7" w:rsidR="00324F9A" w:rsidRDefault="00326E1C" w:rsidP="00324F9A">
      <w:r w:rsidRPr="00326E1C">
        <w:t>Microsoft will provide the following.</w:t>
      </w:r>
    </w:p>
    <w:p w14:paraId="2C218681" w14:textId="7D2DFCF3" w:rsidR="00326E1C" w:rsidRDefault="00326E1C" w:rsidP="00326E1C">
      <w:pPr>
        <w:pStyle w:val="Caption-Table-Above"/>
      </w:pPr>
      <w:bookmarkStart w:id="54" w:name="_Toc213430941"/>
      <w:r>
        <w:t xml:space="preserve">Table </w:t>
      </w:r>
      <w:r>
        <w:fldChar w:fldCharType="begin"/>
      </w:r>
      <w:r>
        <w:instrText>SEQ Table \* ARABIC</w:instrText>
      </w:r>
      <w:r>
        <w:fldChar w:fldCharType="separate"/>
      </w:r>
      <w:r w:rsidR="00CA523B">
        <w:rPr>
          <w:noProof/>
        </w:rPr>
        <w:t>11</w:t>
      </w:r>
      <w:r>
        <w:fldChar w:fldCharType="end"/>
      </w:r>
      <w:r>
        <w:t>: Outputs</w:t>
      </w:r>
      <w:bookmarkEnd w:id="54"/>
    </w:p>
    <w:tbl>
      <w:tblPr>
        <w:tblStyle w:val="RFX-SOWTable"/>
        <w:tblW w:w="9360" w:type="dxa"/>
        <w:tblLook w:val="04A0" w:firstRow="1" w:lastRow="0" w:firstColumn="1" w:lastColumn="0" w:noHBand="0" w:noVBand="1"/>
      </w:tblPr>
      <w:tblGrid>
        <w:gridCol w:w="2610"/>
        <w:gridCol w:w="5490"/>
        <w:gridCol w:w="1260"/>
      </w:tblGrid>
      <w:tr w:rsidR="005F5462" w14:paraId="73C9B09F" w14:textId="0B0A8292" w:rsidTr="00326E1C">
        <w:trPr>
          <w:cnfStyle w:val="100000000000" w:firstRow="1" w:lastRow="0" w:firstColumn="0" w:lastColumn="0" w:oddVBand="0" w:evenVBand="0" w:oddHBand="0" w:evenHBand="0" w:firstRowFirstColumn="0" w:firstRowLastColumn="0" w:lastRowFirstColumn="0" w:lastRowLastColumn="0"/>
          <w:trHeight w:val="300"/>
        </w:trPr>
        <w:tc>
          <w:tcPr>
            <w:tcW w:w="2610" w:type="dxa"/>
          </w:tcPr>
          <w:p w14:paraId="241AA4EA" w14:textId="65C53F40" w:rsidR="00326E1C" w:rsidRDefault="00326E1C">
            <w:pPr>
              <w:pStyle w:val="TableText"/>
            </w:pPr>
            <w:r>
              <w:t>Name</w:t>
            </w:r>
          </w:p>
        </w:tc>
        <w:tc>
          <w:tcPr>
            <w:tcW w:w="5490" w:type="dxa"/>
          </w:tcPr>
          <w:p w14:paraId="2D3560A7" w14:textId="77777777" w:rsidR="00326E1C" w:rsidRDefault="00326E1C">
            <w:pPr>
              <w:pStyle w:val="TableText"/>
            </w:pPr>
            <w:r>
              <w:t>Description</w:t>
            </w:r>
          </w:p>
        </w:tc>
        <w:tc>
          <w:tcPr>
            <w:tcW w:w="1260" w:type="dxa"/>
          </w:tcPr>
          <w:p w14:paraId="2D3FBFFB" w14:textId="71A83916" w:rsidR="00326E1C" w:rsidRDefault="00326E1C">
            <w:pPr>
              <w:pStyle w:val="TableText"/>
            </w:pPr>
            <w:r>
              <w:t>Acceptance required</w:t>
            </w:r>
          </w:p>
        </w:tc>
      </w:tr>
      <w:tr w:rsidR="005F5462" w:rsidRPr="00E15C63" w14:paraId="3F7CE2E5" w14:textId="78BA9CD7" w:rsidTr="00326E1C">
        <w:trPr>
          <w:cnfStyle w:val="000000100000" w:firstRow="0" w:lastRow="0" w:firstColumn="0" w:lastColumn="0" w:oddVBand="0" w:evenVBand="0" w:oddHBand="1" w:evenHBand="0" w:firstRowFirstColumn="0" w:firstRowLastColumn="0" w:lastRowFirstColumn="0" w:lastRowLastColumn="0"/>
          <w:trHeight w:val="300"/>
        </w:trPr>
        <w:tc>
          <w:tcPr>
            <w:tcW w:w="2610" w:type="dxa"/>
          </w:tcPr>
          <w:p w14:paraId="1B89A851" w14:textId="65DEA23B" w:rsidR="00326E1C" w:rsidRPr="00E15C63" w:rsidRDefault="009F7F59">
            <w:pPr>
              <w:pStyle w:val="TableText"/>
            </w:pPr>
            <w:r w:rsidRPr="009F7F59">
              <w:t xml:space="preserve">Scenario </w:t>
            </w:r>
            <w:r w:rsidR="00CF0601" w:rsidRPr="009F7F59">
              <w:t>description document</w:t>
            </w:r>
          </w:p>
        </w:tc>
        <w:tc>
          <w:tcPr>
            <w:tcW w:w="5490" w:type="dxa"/>
          </w:tcPr>
          <w:p w14:paraId="0B0AFC47" w14:textId="7CC31E08" w:rsidR="00326E1C" w:rsidRPr="00E15C63" w:rsidRDefault="004A0AB9">
            <w:pPr>
              <w:pStyle w:val="TableText"/>
            </w:pPr>
            <w:r w:rsidRPr="004A0AB9">
              <w:t>A Word document or PowerPoint presentation that describes the desired business outcomes (in terms of OKRs) and anticipated business benefits for a mutually agreed AI scenario.</w:t>
            </w:r>
          </w:p>
        </w:tc>
        <w:tc>
          <w:tcPr>
            <w:tcW w:w="1260" w:type="dxa"/>
          </w:tcPr>
          <w:p w14:paraId="2A1FE5E2" w14:textId="471E66B5" w:rsidR="00EE3C50" w:rsidRPr="00E15C63" w:rsidRDefault="00EE3C50">
            <w:pPr>
              <w:pStyle w:val="TableText"/>
            </w:pPr>
            <w:r>
              <w:t>No</w:t>
            </w:r>
          </w:p>
        </w:tc>
      </w:tr>
      <w:tr w:rsidR="005F5462" w:rsidRPr="00E15C63" w14:paraId="228D02F0" w14:textId="3989FD67" w:rsidTr="00326E1C">
        <w:trPr>
          <w:cnfStyle w:val="000000010000" w:firstRow="0" w:lastRow="0" w:firstColumn="0" w:lastColumn="0" w:oddVBand="0" w:evenVBand="0" w:oddHBand="0" w:evenHBand="1" w:firstRowFirstColumn="0" w:firstRowLastColumn="0" w:lastRowFirstColumn="0" w:lastRowLastColumn="0"/>
          <w:trHeight w:val="300"/>
        </w:trPr>
        <w:tc>
          <w:tcPr>
            <w:tcW w:w="2610" w:type="dxa"/>
          </w:tcPr>
          <w:p w14:paraId="35194063" w14:textId="328FCC36" w:rsidR="00326E1C" w:rsidRPr="00EE3C50" w:rsidRDefault="00C67889">
            <w:pPr>
              <w:pStyle w:val="TableText"/>
              <w:rPr>
                <w:rStyle w:val="Optional"/>
              </w:rPr>
            </w:pPr>
            <w:r w:rsidRPr="00EE3C50">
              <w:rPr>
                <w:rStyle w:val="Optional"/>
              </w:rPr>
              <w:t>Initial product backlog</w:t>
            </w:r>
          </w:p>
        </w:tc>
        <w:tc>
          <w:tcPr>
            <w:tcW w:w="5490" w:type="dxa"/>
          </w:tcPr>
          <w:p w14:paraId="24C7DD99" w14:textId="1D94C63E" w:rsidR="00326E1C" w:rsidRPr="00EE3C50" w:rsidRDefault="00EF5661">
            <w:pPr>
              <w:pStyle w:val="TableText"/>
              <w:rPr>
                <w:rStyle w:val="Optional"/>
              </w:rPr>
            </w:pPr>
            <w:r w:rsidRPr="00EE3C50">
              <w:rPr>
                <w:rStyle w:val="Optional"/>
              </w:rPr>
              <w:t xml:space="preserve">An initial product backlog that defines the high-level epics and features for a solution that will address the </w:t>
            </w:r>
            <w:r w:rsidRPr="00EE3C50">
              <w:rPr>
                <w:rStyle w:val="Optional"/>
              </w:rPr>
              <w:lastRenderedPageBreak/>
              <w:t>desired business outcomes for the mutually agreed AI scenario.</w:t>
            </w:r>
          </w:p>
        </w:tc>
        <w:tc>
          <w:tcPr>
            <w:tcW w:w="1260" w:type="dxa"/>
          </w:tcPr>
          <w:p w14:paraId="7DCB26F0" w14:textId="797ED2E7" w:rsidR="00326E1C" w:rsidRPr="00EE3C50" w:rsidRDefault="00EE3C50">
            <w:pPr>
              <w:pStyle w:val="TableText"/>
              <w:rPr>
                <w:rStyle w:val="Optional"/>
              </w:rPr>
            </w:pPr>
            <w:r w:rsidRPr="00EE3C50">
              <w:rPr>
                <w:rStyle w:val="Optional"/>
              </w:rPr>
              <w:lastRenderedPageBreak/>
              <w:t>No</w:t>
            </w:r>
          </w:p>
        </w:tc>
      </w:tr>
      <w:tr w:rsidR="005F5462" w:rsidRPr="00E15C63" w14:paraId="7F1E8935" w14:textId="1CCE5838" w:rsidTr="00326E1C">
        <w:trPr>
          <w:cnfStyle w:val="000000100000" w:firstRow="0" w:lastRow="0" w:firstColumn="0" w:lastColumn="0" w:oddVBand="0" w:evenVBand="0" w:oddHBand="1" w:evenHBand="0" w:firstRowFirstColumn="0" w:firstRowLastColumn="0" w:lastRowFirstColumn="0" w:lastRowLastColumn="0"/>
          <w:trHeight w:val="300"/>
        </w:trPr>
        <w:tc>
          <w:tcPr>
            <w:tcW w:w="2610" w:type="dxa"/>
          </w:tcPr>
          <w:p w14:paraId="16B66830" w14:textId="51824F84" w:rsidR="00326E1C" w:rsidRPr="00EE3C50" w:rsidRDefault="00BD1739">
            <w:pPr>
              <w:pStyle w:val="TableText"/>
              <w:rPr>
                <w:rStyle w:val="Optional"/>
              </w:rPr>
            </w:pPr>
            <w:r w:rsidRPr="00EE3C50">
              <w:rPr>
                <w:rStyle w:val="Optional"/>
              </w:rPr>
              <w:t>Initial release plan</w:t>
            </w:r>
          </w:p>
        </w:tc>
        <w:tc>
          <w:tcPr>
            <w:tcW w:w="5490" w:type="dxa"/>
          </w:tcPr>
          <w:p w14:paraId="6EC7B959" w14:textId="71963C46" w:rsidR="00326E1C" w:rsidRPr="00EE3C50" w:rsidRDefault="00C73EB9">
            <w:pPr>
              <w:pStyle w:val="TableText"/>
              <w:rPr>
                <w:rStyle w:val="Optional"/>
              </w:rPr>
            </w:pPr>
            <w:r w:rsidRPr="00EE3C50">
              <w:rPr>
                <w:rStyle w:val="Optional"/>
              </w:rPr>
              <w:t>A plan showing the desired outcomes and key features that should be delivered during the initial release of the product.</w:t>
            </w:r>
          </w:p>
        </w:tc>
        <w:tc>
          <w:tcPr>
            <w:tcW w:w="1260" w:type="dxa"/>
          </w:tcPr>
          <w:p w14:paraId="331B25A0" w14:textId="4465736D" w:rsidR="00326E1C" w:rsidRPr="00EE3C50" w:rsidRDefault="00EE3C50">
            <w:pPr>
              <w:pStyle w:val="TableText"/>
              <w:rPr>
                <w:rStyle w:val="Optional"/>
              </w:rPr>
            </w:pPr>
            <w:r w:rsidRPr="00EE3C50">
              <w:rPr>
                <w:rStyle w:val="Optional"/>
              </w:rPr>
              <w:t>No</w:t>
            </w:r>
          </w:p>
        </w:tc>
      </w:tr>
      <w:tr w:rsidR="005F5462" w:rsidRPr="00E15C63" w14:paraId="367926DD" w14:textId="1BE5C5B6" w:rsidTr="00326E1C">
        <w:trPr>
          <w:cnfStyle w:val="000000010000" w:firstRow="0" w:lastRow="0" w:firstColumn="0" w:lastColumn="0" w:oddVBand="0" w:evenVBand="0" w:oddHBand="0" w:evenHBand="1" w:firstRowFirstColumn="0" w:firstRowLastColumn="0" w:lastRowFirstColumn="0" w:lastRowLastColumn="0"/>
          <w:trHeight w:val="300"/>
        </w:trPr>
        <w:tc>
          <w:tcPr>
            <w:tcW w:w="2610" w:type="dxa"/>
          </w:tcPr>
          <w:p w14:paraId="5182BC73" w14:textId="4607F658" w:rsidR="00326E1C" w:rsidRPr="00E15C63" w:rsidRDefault="007701FB">
            <w:pPr>
              <w:pStyle w:val="TableText"/>
            </w:pPr>
            <w:r w:rsidRPr="007701FB">
              <w:t>Sprint completion report</w:t>
            </w:r>
          </w:p>
        </w:tc>
        <w:tc>
          <w:tcPr>
            <w:tcW w:w="5490" w:type="dxa"/>
          </w:tcPr>
          <w:p w14:paraId="1F846DE8" w14:textId="01B023E3" w:rsidR="00326E1C" w:rsidRPr="00E15C63" w:rsidRDefault="00EE3C50">
            <w:pPr>
              <w:pStyle w:val="TableText"/>
            </w:pPr>
            <w:r w:rsidRPr="00EE3C50">
              <w:t xml:space="preserve">This report lists the PBIs that have been completed during the sprint, any planned work that was not completed, and any </w:t>
            </w:r>
            <w:r w:rsidR="00E86063">
              <w:t>project</w:t>
            </w:r>
            <w:r w:rsidRPr="00EE3C50">
              <w:t xml:space="preserve"> risks or problems. This report is produced as an output of each sprint.</w:t>
            </w:r>
          </w:p>
        </w:tc>
        <w:tc>
          <w:tcPr>
            <w:tcW w:w="1260" w:type="dxa"/>
          </w:tcPr>
          <w:p w14:paraId="58DE8785" w14:textId="6FE2B68A" w:rsidR="00326E1C" w:rsidRPr="00E15C63" w:rsidRDefault="00EE3C50">
            <w:pPr>
              <w:pStyle w:val="TableText"/>
            </w:pPr>
            <w:r>
              <w:t>No</w:t>
            </w:r>
          </w:p>
        </w:tc>
      </w:tr>
    </w:tbl>
    <w:p w14:paraId="4976CBF8" w14:textId="7D3C98A7" w:rsidR="00EE3C50" w:rsidRDefault="00EE3C50" w:rsidP="00CA0D38">
      <w:pPr>
        <w:pStyle w:val="Heading2NUM"/>
      </w:pPr>
      <w:bookmarkStart w:id="55" w:name="_Ref213430631"/>
      <w:bookmarkStart w:id="56" w:name="_Toc225414277"/>
      <w:bookmarkStart w:id="57" w:name="_Ref207881723"/>
      <w:r>
        <w:t>Completion and definition of done</w:t>
      </w:r>
      <w:bookmarkEnd w:id="55"/>
      <w:bookmarkEnd w:id="56"/>
    </w:p>
    <w:p w14:paraId="4B9B7293" w14:textId="3F6B2834" w:rsidR="00EE3C50" w:rsidRDefault="00EE3C50" w:rsidP="00EE3C50">
      <w:pPr>
        <w:pStyle w:val="Heading3NUM"/>
      </w:pPr>
      <w:bookmarkStart w:id="58" w:name="_Ref213430679"/>
      <w:r>
        <w:t>Sprint completion</w:t>
      </w:r>
      <w:bookmarkEnd w:id="58"/>
    </w:p>
    <w:p w14:paraId="6BD6D247" w14:textId="77777777" w:rsidR="00364A45" w:rsidRDefault="00364A45" w:rsidP="00364A45">
      <w:r>
        <w:t xml:space="preserve">Sprints will end based on the calendar schedule defined during Baseline Planning. At the conclusion of each sprint, feature teams will conduct a sprint review and sprint retrospective. During the sprint review, completed work will be demonstrated. At the end of each sprint, Microsoft will provide a sprint completion report. </w:t>
      </w:r>
    </w:p>
    <w:p w14:paraId="2B4DE801" w14:textId="77777777" w:rsidR="00364A45" w:rsidRPr="00364A45" w:rsidRDefault="00364A45" w:rsidP="00364A45">
      <w:pPr>
        <w:rPr>
          <w:rStyle w:val="Instructional"/>
        </w:rPr>
      </w:pPr>
      <w:r w:rsidRPr="00364A45">
        <w:rPr>
          <w:rStyle w:val="Instructional"/>
        </w:rPr>
        <w:t>Given that this is an agile model with variable scope, be cautious about providing deliverables for acceptance. If you have detailed knowledge of the scope and will be building to that with defined deliverables with milestones, then this is not the correct template to use.</w:t>
      </w:r>
    </w:p>
    <w:p w14:paraId="7CE315E8" w14:textId="7E3DC51D" w:rsidR="00EE3C50" w:rsidRPr="00364A45" w:rsidRDefault="00364A45" w:rsidP="00364A45">
      <w:pPr>
        <w:rPr>
          <w:rStyle w:val="Instructional"/>
        </w:rPr>
      </w:pPr>
      <w:r w:rsidRPr="00364A45">
        <w:rPr>
          <w:rStyle w:val="Instructional"/>
        </w:rPr>
        <w:t xml:space="preserve">If you have additional deliverables that require acceptance, you will need to add the standard deliverable acceptance language after the </w:t>
      </w:r>
      <w:r w:rsidR="00924849" w:rsidRPr="00924849">
        <w:rPr>
          <w:rStyle w:val="Instructional"/>
        </w:rPr>
        <w:fldChar w:fldCharType="begin"/>
      </w:r>
      <w:r w:rsidR="00924849" w:rsidRPr="00924849">
        <w:rPr>
          <w:rStyle w:val="Instructional"/>
        </w:rPr>
        <w:instrText xml:space="preserve"> REF _Ref213430679 \h </w:instrText>
      </w:r>
      <w:r w:rsidR="00924849">
        <w:rPr>
          <w:rStyle w:val="Instructional"/>
        </w:rPr>
        <w:instrText xml:space="preserve"> \* MERGEFORMAT </w:instrText>
      </w:r>
      <w:r w:rsidR="00924849" w:rsidRPr="00924849">
        <w:rPr>
          <w:rStyle w:val="Instructional"/>
        </w:rPr>
      </w:r>
      <w:r w:rsidR="00924849" w:rsidRPr="00924849">
        <w:rPr>
          <w:rStyle w:val="Instructional"/>
        </w:rPr>
        <w:fldChar w:fldCharType="separate"/>
      </w:r>
      <w:r w:rsidR="00924849" w:rsidRPr="00924849">
        <w:rPr>
          <w:rStyle w:val="Instructional"/>
        </w:rPr>
        <w:t>Sprint completion</w:t>
      </w:r>
      <w:r w:rsidR="00924849" w:rsidRPr="00924849">
        <w:rPr>
          <w:rStyle w:val="Instructional"/>
        </w:rPr>
        <w:fldChar w:fldCharType="end"/>
      </w:r>
      <w:r w:rsidR="00924849">
        <w:rPr>
          <w:rStyle w:val="Instructional"/>
        </w:rPr>
        <w:t xml:space="preserve"> </w:t>
      </w:r>
      <w:r w:rsidRPr="00364A45">
        <w:rPr>
          <w:rStyle w:val="Instructional"/>
        </w:rPr>
        <w:t>section.</w:t>
      </w:r>
    </w:p>
    <w:p w14:paraId="599CB9FB" w14:textId="59842184" w:rsidR="00364A45" w:rsidRDefault="00364A45" w:rsidP="00364A45">
      <w:pPr>
        <w:pStyle w:val="Heading3NUM"/>
      </w:pPr>
      <w:r>
        <w:t>Backlog item completion</w:t>
      </w:r>
    </w:p>
    <w:p w14:paraId="38CBADAA" w14:textId="77777777" w:rsidR="00132455" w:rsidRDefault="00132455" w:rsidP="00132455">
      <w:r>
        <w:t>Backlog items do not require formal sign-off or Customer acceptance when they are completed by the feature team.</w:t>
      </w:r>
    </w:p>
    <w:p w14:paraId="78D23789" w14:textId="65225D77" w:rsidR="00132455" w:rsidRDefault="00132455" w:rsidP="00132455">
      <w:r>
        <w:t>As part of each sprint review (</w:t>
      </w:r>
      <w:r w:rsidR="00924849" w:rsidRPr="00924849">
        <w:rPr>
          <w:i/>
          <w:iCs/>
        </w:rPr>
        <w:fldChar w:fldCharType="begin"/>
      </w:r>
      <w:r w:rsidR="00924849" w:rsidRPr="00924849">
        <w:rPr>
          <w:i/>
          <w:iCs/>
        </w:rPr>
        <w:instrText xml:space="preserve"> REF _Ref213430698 \h </w:instrText>
      </w:r>
      <w:r w:rsidR="00924849">
        <w:rPr>
          <w:i/>
          <w:iCs/>
        </w:rPr>
        <w:instrText xml:space="preserve"> \* MERGEFORMAT </w:instrText>
      </w:r>
      <w:r w:rsidR="00924849" w:rsidRPr="00924849">
        <w:rPr>
          <w:i/>
          <w:iCs/>
        </w:rPr>
      </w:r>
      <w:r w:rsidR="00924849" w:rsidRPr="00924849">
        <w:rPr>
          <w:i/>
          <w:iCs/>
        </w:rPr>
        <w:fldChar w:fldCharType="separate"/>
      </w:r>
      <w:r w:rsidR="00924849" w:rsidRPr="00924849">
        <w:rPr>
          <w:i/>
          <w:iCs/>
        </w:rPr>
        <w:t>Delivery sprints</w:t>
      </w:r>
      <w:r w:rsidR="00924849" w:rsidRPr="00924849">
        <w:rPr>
          <w:i/>
          <w:iCs/>
        </w:rPr>
        <w:fldChar w:fldCharType="end"/>
      </w:r>
      <w:r w:rsidR="00924849" w:rsidRPr="00924849">
        <w:rPr>
          <w:i/>
          <w:iCs/>
        </w:rPr>
        <w:t xml:space="preserve"> </w:t>
      </w:r>
      <w:r>
        <w:t xml:space="preserve">section), the Customer will review each backlog item (user story or defects) completed in the delivery sprint and confirm whether it is considered done using the Definition of Done agreed during </w:t>
      </w:r>
      <w:r w:rsidR="00E86063">
        <w:t>Project</w:t>
      </w:r>
      <w:r>
        <w:t xml:space="preserve"> Baseline Planning. Each backlog item that is done will be recorded as such in Azure DevOps. The results will also be captured as part of the sprint completion report.</w:t>
      </w:r>
    </w:p>
    <w:p w14:paraId="33A96860" w14:textId="77777777" w:rsidR="00132455" w:rsidRPr="00132455" w:rsidRDefault="00132455" w:rsidP="00132455">
      <w:pPr>
        <w:rPr>
          <w:rStyle w:val="Instructional"/>
        </w:rPr>
      </w:pPr>
      <w:r w:rsidRPr="00132455">
        <w:rPr>
          <w:rStyle w:val="Instructional"/>
        </w:rPr>
        <w:t>If the Customer does not agree to complete this within the current sprint review, you can consider including additional language like the text below to put a time limit on this activity. Be cautious that you do not allow too much time or project delays may be encountered.</w:t>
      </w:r>
    </w:p>
    <w:p w14:paraId="0515EA0B" w14:textId="77777777" w:rsidR="00132455" w:rsidRPr="00132455" w:rsidRDefault="00132455" w:rsidP="00132455">
      <w:pPr>
        <w:rPr>
          <w:rStyle w:val="Optional"/>
        </w:rPr>
      </w:pPr>
      <w:r w:rsidRPr="00132455">
        <w:rPr>
          <w:rStyle w:val="Optional"/>
        </w:rPr>
        <w:lastRenderedPageBreak/>
        <w:t>The status of each completed backlog item must be updated in Azure DevOps within five days after the sprint review meeting is complete.</w:t>
      </w:r>
    </w:p>
    <w:p w14:paraId="34C06031" w14:textId="77777777" w:rsidR="00132455" w:rsidRDefault="00132455" w:rsidP="00132455">
      <w:r>
        <w:t>Items that are not considered done at the end of a sprint will be moved to the product backlog and prioritized alongside other backlog items during sprint planning.</w:t>
      </w:r>
    </w:p>
    <w:p w14:paraId="53371A7B" w14:textId="77777777" w:rsidR="00132455" w:rsidRDefault="00132455" w:rsidP="00132455">
      <w:r>
        <w:t>Any defects found in a finished backlog item will be added to the product backlog as a defect and prioritized alongside the other backlog items. A finished backlog item may also prompt the Customer product owner to include additional backlog items to enhance the software.</w:t>
      </w:r>
    </w:p>
    <w:p w14:paraId="7DFE315F" w14:textId="03FFC2FE" w:rsidR="00364A45" w:rsidRPr="00132455" w:rsidRDefault="00132455" w:rsidP="00132455">
      <w:pPr>
        <w:rPr>
          <w:rStyle w:val="Instructional"/>
        </w:rPr>
      </w:pPr>
      <w:r w:rsidRPr="00132455">
        <w:rPr>
          <w:rStyle w:val="Instructional"/>
        </w:rPr>
        <w:t>If you have additional deliverables that require formal acceptance included in the Deliverables section, please consult with your SQA Lead to evaluate whether it is appropriate to include additional information in this section covering our typical deliverable acceptance process.</w:t>
      </w:r>
    </w:p>
    <w:p w14:paraId="10B8B2D1" w14:textId="576BB21C" w:rsidR="002E3421" w:rsidRDefault="00CA0D38" w:rsidP="00CA0D38">
      <w:pPr>
        <w:pStyle w:val="Heading2NUM"/>
      </w:pPr>
      <w:bookmarkStart w:id="59" w:name="_Toc225414278"/>
      <w:r w:rsidRPr="00CA0D38">
        <w:t>Timeline</w:t>
      </w:r>
      <w:bookmarkEnd w:id="57"/>
      <w:bookmarkEnd w:id="59"/>
    </w:p>
    <w:p w14:paraId="155FD4C2" w14:textId="560F7877" w:rsidR="009B25F3" w:rsidRPr="009B25F3" w:rsidRDefault="009B25F3" w:rsidP="009B25F3">
      <w:pPr>
        <w:rPr>
          <w:rStyle w:val="Instructional"/>
        </w:rPr>
      </w:pPr>
      <w:r w:rsidRPr="009B25F3">
        <w:rPr>
          <w:rStyle w:val="Instructional"/>
        </w:rPr>
        <w:t xml:space="preserve">Customers may modify the </w:t>
      </w:r>
      <w:r w:rsidR="00E86063">
        <w:rPr>
          <w:rStyle w:val="Instructional"/>
        </w:rPr>
        <w:t>project</w:t>
      </w:r>
      <w:r w:rsidRPr="009B25F3">
        <w:rPr>
          <w:rStyle w:val="Instructional"/>
        </w:rPr>
        <w:t xml:space="preserve"> duration to work within the allocated budget. This does not change the approach or scope of work, but simply how long the team is engaged. If the </w:t>
      </w:r>
      <w:r w:rsidR="00E76652">
        <w:rPr>
          <w:rStyle w:val="Instructional"/>
        </w:rPr>
        <w:t>C</w:t>
      </w:r>
      <w:r w:rsidRPr="009B25F3">
        <w:rPr>
          <w:rStyle w:val="Instructional"/>
        </w:rPr>
        <w:t>ustomer decides to shorten the duration, there likely will not be any change needed in the WO or SOW. However, if they want to extend the duration, a change to both the WO and SOW may be needed to extend the term and/or add capacity (hours) within the WO.</w:t>
      </w:r>
    </w:p>
    <w:p w14:paraId="1A62356A" w14:textId="0811D90B" w:rsidR="009B25F3" w:rsidRDefault="009B25F3" w:rsidP="009B25F3">
      <w:pPr>
        <w:rPr>
          <w:rStyle w:val="Instructional"/>
        </w:rPr>
      </w:pPr>
      <w:r w:rsidRPr="009B25F3">
        <w:rPr>
          <w:rStyle w:val="Instructional"/>
        </w:rPr>
        <w:t xml:space="preserve">Note that the language below specifies a maximum duration for the team, but also allows flexibility to utilize all available capacity defined in the WO. This should allow us to consume all hours in a Time and Materials </w:t>
      </w:r>
      <w:r w:rsidR="00E86063">
        <w:rPr>
          <w:rStyle w:val="Instructional"/>
        </w:rPr>
        <w:t>project</w:t>
      </w:r>
      <w:r w:rsidRPr="009B25F3">
        <w:rPr>
          <w:rStyle w:val="Instructional"/>
        </w:rPr>
        <w:t xml:space="preserve"> even if it goes longer than the duration specified here. The main thing to keep in mind is that we are working under a fixed capacity and the outcomes and backlog items we will be able to produce are variable, as explained elsewhere in the document.</w:t>
      </w:r>
    </w:p>
    <w:p w14:paraId="2B545466" w14:textId="0114A39F" w:rsidR="00B21DF5" w:rsidRDefault="00B21DF5" w:rsidP="00B21DF5">
      <w:r>
        <w:t xml:space="preserve">The timeline for this </w:t>
      </w:r>
      <w:r w:rsidR="00E86063">
        <w:t>project</w:t>
      </w:r>
      <w:r>
        <w:t xml:space="preserve"> is relative to the </w:t>
      </w:r>
      <w:r w:rsidR="00E86063">
        <w:t>project</w:t>
      </w:r>
      <w:r>
        <w:t xml:space="preserve"> start date. All dates and durations provided are estimates only. The specific timeline will be finalized during baseline planning and will be updated as part of core </w:t>
      </w:r>
      <w:r w:rsidR="00E86063">
        <w:t>project</w:t>
      </w:r>
      <w:r>
        <w:t xml:space="preserve"> planning activities.</w:t>
      </w:r>
    </w:p>
    <w:p w14:paraId="5D3691C3" w14:textId="4F462724" w:rsidR="00B21DF5" w:rsidRDefault="00B21DF5" w:rsidP="00B21DF5">
      <w:r>
        <w:t xml:space="preserve">Microsoft will provide the Microsoft team described in the </w:t>
      </w:r>
      <w:r w:rsidR="00924849" w:rsidRPr="00DF1A49">
        <w:rPr>
          <w:i/>
          <w:iCs/>
        </w:rPr>
        <w:fldChar w:fldCharType="begin"/>
      </w:r>
      <w:r w:rsidR="00924849" w:rsidRPr="00DF1A49">
        <w:rPr>
          <w:i/>
          <w:iCs/>
        </w:rPr>
        <w:instrText xml:space="preserve"> REF _Ref207893533 \h  \* MERGEFORMAT </w:instrText>
      </w:r>
      <w:r w:rsidR="00924849" w:rsidRPr="00DF1A49">
        <w:rPr>
          <w:i/>
          <w:iCs/>
        </w:rPr>
      </w:r>
      <w:r w:rsidR="00924849" w:rsidRPr="00DF1A49">
        <w:rPr>
          <w:i/>
          <w:iCs/>
        </w:rPr>
        <w:fldChar w:fldCharType="separate"/>
      </w:r>
      <w:r w:rsidR="00E86063">
        <w:rPr>
          <w:i/>
          <w:iCs/>
        </w:rPr>
        <w:t>Project</w:t>
      </w:r>
      <w:r w:rsidR="00924849" w:rsidRPr="00DF1A49">
        <w:rPr>
          <w:i/>
          <w:iCs/>
        </w:rPr>
        <w:t xml:space="preserve"> organization</w:t>
      </w:r>
      <w:r w:rsidR="00924849" w:rsidRPr="00DF1A49">
        <w:rPr>
          <w:i/>
          <w:iCs/>
        </w:rPr>
        <w:fldChar w:fldCharType="end"/>
      </w:r>
      <w:r w:rsidR="00924849" w:rsidRPr="00DF1A49">
        <w:t xml:space="preserve"> </w:t>
      </w:r>
      <w:r w:rsidRPr="00DF1A49">
        <w:t>section for</w:t>
      </w:r>
      <w:r>
        <w:t xml:space="preserve"> a period not to exceed </w:t>
      </w:r>
      <w:r w:rsidRPr="00B21DF5">
        <w:rPr>
          <w:rStyle w:val="Instructional"/>
        </w:rPr>
        <w:t>&lt;X weeks&gt;</w:t>
      </w:r>
      <w:r>
        <w:t xml:space="preserve"> or until the capacity defined in the WO is consumed. The Microsoft team will work on the </w:t>
      </w:r>
      <w:r w:rsidR="00BA397B">
        <w:t>highest priority</w:t>
      </w:r>
      <w:r>
        <w:t xml:space="preserve"> outcomes, specified by the Customer, as described in the </w:t>
      </w:r>
      <w:commentRangeStart w:id="60"/>
      <w:r w:rsidR="00E86063">
        <w:rPr>
          <w:highlight w:val="yellow"/>
        </w:rPr>
        <w:t>Project</w:t>
      </w:r>
      <w:r w:rsidRPr="00B21DF5">
        <w:rPr>
          <w:highlight w:val="yellow"/>
        </w:rPr>
        <w:t xml:space="preserve"> outcomes</w:t>
      </w:r>
      <w:commentRangeEnd w:id="60"/>
      <w:r w:rsidR="00F22BFC">
        <w:rPr>
          <w:rStyle w:val="CommentReference"/>
          <w:sz w:val="20"/>
          <w:szCs w:val="20"/>
        </w:rPr>
        <w:commentReference w:id="60"/>
      </w:r>
      <w:r>
        <w:t xml:space="preserve"> section.</w:t>
      </w:r>
    </w:p>
    <w:p w14:paraId="6256E19F" w14:textId="48799F90" w:rsidR="000722BA" w:rsidRPr="005F5462" w:rsidRDefault="004A071D" w:rsidP="00B21DF5">
      <w:pPr>
        <w:rPr>
          <w:rStyle w:val="Instructional"/>
        </w:rPr>
      </w:pPr>
      <w:r w:rsidRPr="004A071D">
        <w:rPr>
          <w:rFonts w:ascii="Segoe UI" w:eastAsia="Calibri" w:hAnsi="Segoe UI" w:cs="Arial"/>
          <w:noProof/>
          <w:szCs w:val="22"/>
        </w:rPr>
        <w:lastRenderedPageBreak/>
        <mc:AlternateContent>
          <mc:Choice Requires="wpg">
            <w:drawing>
              <wp:anchor distT="0" distB="0" distL="114300" distR="114300" simplePos="0" relativeHeight="251658243" behindDoc="0" locked="0" layoutInCell="1" allowOverlap="1" wp14:anchorId="2938D4FF" wp14:editId="0D9B9516">
                <wp:simplePos x="0" y="0"/>
                <wp:positionH relativeFrom="column">
                  <wp:posOffset>-635</wp:posOffset>
                </wp:positionH>
                <wp:positionV relativeFrom="paragraph">
                  <wp:posOffset>546735</wp:posOffset>
                </wp:positionV>
                <wp:extent cx="6067425" cy="2950845"/>
                <wp:effectExtent l="19050" t="0" r="0" b="40005"/>
                <wp:wrapTopAndBottom/>
                <wp:docPr id="1828841414" name="Group 63"/>
                <wp:cNvGraphicFramePr/>
                <a:graphic xmlns:a="http://schemas.openxmlformats.org/drawingml/2006/main">
                  <a:graphicData uri="http://schemas.microsoft.com/office/word/2010/wordprocessingGroup">
                    <wpg:wgp>
                      <wpg:cNvGrpSpPr/>
                      <wpg:grpSpPr>
                        <a:xfrm>
                          <a:off x="0" y="0"/>
                          <a:ext cx="6067425" cy="2950845"/>
                          <a:chOff x="0" y="-66228"/>
                          <a:chExt cx="3951781" cy="2139780"/>
                        </a:xfrm>
                      </wpg:grpSpPr>
                      <wps:wsp>
                        <wps:cNvPr id="85448907" name="Rectangle 36">
                          <a:extLst>
                            <a:ext uri="{FF2B5EF4-FFF2-40B4-BE49-F238E27FC236}">
                              <a16:creationId xmlns:a16="http://schemas.microsoft.com/office/drawing/2014/main" id="{B9336854-E5C4-407C-ADE8-012AF84F40ED}"/>
                            </a:ext>
                          </a:extLst>
                        </wps:cNvPr>
                        <wps:cNvSpPr/>
                        <wps:spPr>
                          <a:xfrm>
                            <a:off x="12848" y="712382"/>
                            <a:ext cx="3635444" cy="445110"/>
                          </a:xfrm>
                          <a:prstGeom prst="rect">
                            <a:avLst/>
                          </a:prstGeom>
                          <a:gradFill flip="none" rotWithShape="1">
                            <a:gsLst>
                              <a:gs pos="0">
                                <a:srgbClr val="E7E6E6">
                                  <a:alpha val="80000"/>
                                </a:srgbClr>
                              </a:gs>
                              <a:gs pos="50000">
                                <a:srgbClr val="E7E6E6">
                                  <a:alpha val="50000"/>
                                </a:srgbClr>
                              </a:gs>
                              <a:gs pos="100000">
                                <a:srgbClr val="E7E6E6">
                                  <a:alpha val="0"/>
                                </a:srgbClr>
                              </a:gs>
                            </a:gsLst>
                            <a:lin ang="10800000" scaled="1"/>
                            <a:tileRect/>
                          </a:gradFill>
                          <a:ln w="12700" cap="flat" cmpd="sng" algn="ctr">
                            <a:noFill/>
                            <a:prstDash val="solid"/>
                            <a:miter lim="800000"/>
                          </a:ln>
                          <a:effectLst/>
                        </wps:spPr>
                        <wps:bodyPr rtlCol="0" anchor="ctr"/>
                      </wps:wsp>
                      <wps:wsp>
                        <wps:cNvPr id="1079257288" name="Rectangle 38">
                          <a:extLst>
                            <a:ext uri="{FF2B5EF4-FFF2-40B4-BE49-F238E27FC236}">
                              <a16:creationId xmlns:a16="http://schemas.microsoft.com/office/drawing/2014/main" id="{98F0E247-1BA3-4317-BDAD-9445A1E66414}"/>
                            </a:ext>
                          </a:extLst>
                        </wps:cNvPr>
                        <wps:cNvSpPr/>
                        <wps:spPr>
                          <a:xfrm>
                            <a:off x="2215" y="244549"/>
                            <a:ext cx="3635438" cy="464974"/>
                          </a:xfrm>
                          <a:prstGeom prst="rect">
                            <a:avLst/>
                          </a:prstGeom>
                          <a:gradFill flip="none" rotWithShape="1">
                            <a:gsLst>
                              <a:gs pos="0">
                                <a:srgbClr val="E7E6E6">
                                  <a:alpha val="80000"/>
                                </a:srgbClr>
                              </a:gs>
                              <a:gs pos="50000">
                                <a:srgbClr val="E7E6E6">
                                  <a:alpha val="50000"/>
                                </a:srgbClr>
                              </a:gs>
                              <a:gs pos="100000">
                                <a:srgbClr val="E7E6E6">
                                  <a:alpha val="0"/>
                                </a:srgbClr>
                              </a:gs>
                            </a:gsLst>
                            <a:lin ang="10800000" scaled="1"/>
                            <a:tileRect/>
                          </a:gradFill>
                          <a:ln w="12700" cap="flat" cmpd="sng" algn="ctr">
                            <a:noFill/>
                            <a:prstDash val="solid"/>
                            <a:miter lim="800000"/>
                          </a:ln>
                          <a:effectLst/>
                        </wps:spPr>
                        <wps:bodyPr rtlCol="0" anchor="ctr"/>
                      </wps:wsp>
                      <wps:wsp>
                        <wps:cNvPr id="1397096869" name="Straight Connector 39">
                          <a:extLst>
                            <a:ext uri="{FF2B5EF4-FFF2-40B4-BE49-F238E27FC236}">
                              <a16:creationId xmlns:a16="http://schemas.microsoft.com/office/drawing/2014/main" id="{6DAC0B9B-285C-439E-9E25-29BDB0831DC9}"/>
                            </a:ext>
                          </a:extLst>
                        </wps:cNvPr>
                        <wps:cNvCnPr>
                          <a:cxnSpLocks/>
                        </wps:cNvCnPr>
                        <wps:spPr>
                          <a:xfrm flipV="1">
                            <a:off x="0" y="497516"/>
                            <a:ext cx="1423216" cy="4559"/>
                          </a:xfrm>
                          <a:prstGeom prst="line">
                            <a:avLst/>
                          </a:prstGeom>
                          <a:noFill/>
                          <a:ln w="38100" cap="flat" cmpd="sng" algn="ctr">
                            <a:solidFill>
                              <a:sysClr val="window" lastClr="FFFFFF">
                                <a:lumMod val="50000"/>
                              </a:sysClr>
                            </a:solidFill>
                            <a:prstDash val="solid"/>
                            <a:miter lim="800000"/>
                          </a:ln>
                          <a:effectLst/>
                        </wps:spPr>
                        <wps:bodyPr/>
                      </wps:wsp>
                      <wps:wsp>
                        <wps:cNvPr id="1968830527" name="Arrow: Pentagon 40">
                          <a:extLst>
                            <a:ext uri="{FF2B5EF4-FFF2-40B4-BE49-F238E27FC236}">
                              <a16:creationId xmlns:a16="http://schemas.microsoft.com/office/drawing/2014/main" id="{88C7AF49-A9B6-4F82-AEBC-DDC13E7B06F7}"/>
                            </a:ext>
                          </a:extLst>
                        </wps:cNvPr>
                        <wps:cNvSpPr/>
                        <wps:spPr>
                          <a:xfrm>
                            <a:off x="2215" y="276447"/>
                            <a:ext cx="1129085" cy="394291"/>
                          </a:xfrm>
                          <a:prstGeom prst="homePlate">
                            <a:avLst/>
                          </a:prstGeom>
                          <a:solidFill>
                            <a:sysClr val="window" lastClr="FFFFFF">
                              <a:lumMod val="50000"/>
                            </a:sysClr>
                          </a:solidFill>
                          <a:ln w="12700" cap="flat" cmpd="sng" algn="ctr">
                            <a:solidFill>
                              <a:sysClr val="window" lastClr="FFFFFF">
                                <a:lumMod val="50000"/>
                              </a:sysClr>
                            </a:solidFill>
                            <a:prstDash val="solid"/>
                            <a:miter lim="800000"/>
                          </a:ln>
                          <a:effectLst/>
                        </wps:spPr>
                        <wps:txbx>
                          <w:txbxContent>
                            <w:p w14:paraId="27E35241" w14:textId="7DA346E1" w:rsidR="004A071D" w:rsidRDefault="00E86063" w:rsidP="004A071D">
                              <w:pPr>
                                <w:jc w:val="center"/>
                                <w:rPr>
                                  <w:rFonts w:ascii="Segoe UI Semibold" w:eastAsia="Times New Roman" w:hAnsi="Segoe UI Semibold"/>
                                  <w:color w:val="FFFFFF"/>
                                  <w:kern w:val="24"/>
                                  <w:sz w:val="15"/>
                                  <w:szCs w:val="15"/>
                                </w:rPr>
                              </w:pPr>
                              <w:r>
                                <w:rPr>
                                  <w:rFonts w:ascii="Segoe UI Semibold" w:eastAsia="Times New Roman" w:hAnsi="Segoe UI Semibold"/>
                                  <w:color w:val="FFFFFF"/>
                                  <w:kern w:val="24"/>
                                  <w:sz w:val="15"/>
                                  <w:szCs w:val="15"/>
                                </w:rPr>
                                <w:t>Project</w:t>
                              </w:r>
                              <w:r w:rsidR="004A071D">
                                <w:rPr>
                                  <w:rFonts w:ascii="Segoe UI Semibold" w:eastAsia="Times New Roman" w:hAnsi="Segoe UI Semibold"/>
                                  <w:color w:val="FFFFFF"/>
                                  <w:kern w:val="24"/>
                                  <w:sz w:val="15"/>
                                  <w:szCs w:val="15"/>
                                </w:rPr>
                                <w:t xml:space="preserve"> Initiation</w:t>
                              </w:r>
                            </w:p>
                          </w:txbxContent>
                        </wps:txbx>
                        <wps:bodyPr rtlCol="0" anchor="ctr"/>
                      </wps:wsp>
                      <wps:wsp>
                        <wps:cNvPr id="1416530705" name="Arrow: Pentagon 42">
                          <a:extLst>
                            <a:ext uri="{FF2B5EF4-FFF2-40B4-BE49-F238E27FC236}">
                              <a16:creationId xmlns:a16="http://schemas.microsoft.com/office/drawing/2014/main" id="{BC6BD689-8168-4154-849E-38E4AD19968A}"/>
                            </a:ext>
                          </a:extLst>
                        </wps:cNvPr>
                        <wps:cNvSpPr/>
                        <wps:spPr>
                          <a:xfrm>
                            <a:off x="12848" y="744279"/>
                            <a:ext cx="1129085" cy="394291"/>
                          </a:xfrm>
                          <a:prstGeom prst="homePlate">
                            <a:avLst/>
                          </a:prstGeom>
                          <a:solidFill>
                            <a:srgbClr val="008272"/>
                          </a:solidFill>
                          <a:ln w="12700" cap="flat" cmpd="sng" algn="ctr">
                            <a:solidFill>
                              <a:srgbClr val="008272"/>
                            </a:solidFill>
                            <a:prstDash val="solid"/>
                            <a:miter lim="800000"/>
                          </a:ln>
                          <a:effectLst/>
                        </wps:spPr>
                        <wps:txbx>
                          <w:txbxContent>
                            <w:p w14:paraId="56D73E63" w14:textId="77777777" w:rsidR="004A071D" w:rsidRDefault="004A071D" w:rsidP="004A071D">
                              <w:pPr>
                                <w:jc w:val="center"/>
                                <w:rPr>
                                  <w:rFonts w:ascii="Segoe UI Semibold" w:eastAsia="Times New Roman" w:hAnsi="Segoe UI Semibold"/>
                                  <w:color w:val="FFFFFF"/>
                                  <w:kern w:val="24"/>
                                  <w:sz w:val="15"/>
                                  <w:szCs w:val="15"/>
                                </w:rPr>
                              </w:pPr>
                              <w:r>
                                <w:rPr>
                                  <w:rFonts w:ascii="Segoe UI Semibold" w:eastAsia="Times New Roman" w:hAnsi="Segoe UI Semibold"/>
                                  <w:color w:val="FFFFFF"/>
                                  <w:kern w:val="24"/>
                                  <w:sz w:val="15"/>
                                  <w:szCs w:val="15"/>
                                </w:rPr>
                                <w:t>Baseline Planning</w:t>
                              </w:r>
                            </w:p>
                          </w:txbxContent>
                        </wps:txbx>
                        <wps:bodyPr rtlCol="0" anchor="ctr"/>
                      </wps:wsp>
                      <wps:wsp>
                        <wps:cNvPr id="313921044" name="Straight Connector 45">
                          <a:extLst>
                            <a:ext uri="{FF2B5EF4-FFF2-40B4-BE49-F238E27FC236}">
                              <a16:creationId xmlns:a16="http://schemas.microsoft.com/office/drawing/2014/main" id="{6FC129E3-A996-4A27-A56D-DAC7D0974AA7}"/>
                            </a:ext>
                          </a:extLst>
                        </wps:cNvPr>
                        <wps:cNvCnPr>
                          <a:cxnSpLocks/>
                        </wps:cNvCnPr>
                        <wps:spPr>
                          <a:xfrm>
                            <a:off x="1573618" y="944083"/>
                            <a:ext cx="376728" cy="3503"/>
                          </a:xfrm>
                          <a:prstGeom prst="line">
                            <a:avLst/>
                          </a:prstGeom>
                          <a:noFill/>
                          <a:ln w="38100" cap="flat" cmpd="sng" algn="ctr">
                            <a:solidFill>
                              <a:srgbClr val="008272"/>
                            </a:solidFill>
                            <a:prstDash val="solid"/>
                            <a:miter lim="800000"/>
                          </a:ln>
                          <a:effectLst/>
                        </wps:spPr>
                        <wps:bodyPr/>
                      </wps:wsp>
                      <wps:wsp>
                        <wps:cNvPr id="2091033260" name="Flowchart: Connector 46">
                          <a:extLst>
                            <a:ext uri="{FF2B5EF4-FFF2-40B4-BE49-F238E27FC236}">
                              <a16:creationId xmlns:a16="http://schemas.microsoft.com/office/drawing/2014/main" id="{58394F11-4D28-4A2F-BEBE-3A46ADB9636B}"/>
                            </a:ext>
                          </a:extLst>
                        </wps:cNvPr>
                        <wps:cNvSpPr/>
                        <wps:spPr>
                          <a:xfrm>
                            <a:off x="1945758" y="880288"/>
                            <a:ext cx="132204" cy="132194"/>
                          </a:xfrm>
                          <a:prstGeom prst="flowChartConnector">
                            <a:avLst/>
                          </a:prstGeom>
                          <a:solidFill>
                            <a:sysClr val="window" lastClr="FFFFFF"/>
                          </a:solidFill>
                          <a:ln w="38100" cap="flat" cmpd="sng" algn="ctr">
                            <a:solidFill>
                              <a:srgbClr val="008272"/>
                            </a:solidFill>
                            <a:prstDash val="solid"/>
                            <a:miter lim="800000"/>
                          </a:ln>
                          <a:effectLst/>
                        </wps:spPr>
                        <wps:bodyPr rtlCol="0" anchor="ctr"/>
                      </wps:wsp>
                      <wps:wsp>
                        <wps:cNvPr id="760055355" name="Rectangle 48">
                          <a:extLst>
                            <a:ext uri="{FF2B5EF4-FFF2-40B4-BE49-F238E27FC236}">
                              <a16:creationId xmlns:a16="http://schemas.microsoft.com/office/drawing/2014/main" id="{85D04110-3E9C-4E3A-8170-4EA8DF5D8169}"/>
                            </a:ext>
                          </a:extLst>
                        </wps:cNvPr>
                        <wps:cNvSpPr/>
                        <wps:spPr>
                          <a:xfrm>
                            <a:off x="2215" y="1169582"/>
                            <a:ext cx="3640163" cy="445110"/>
                          </a:xfrm>
                          <a:prstGeom prst="rect">
                            <a:avLst/>
                          </a:prstGeom>
                          <a:gradFill flip="none" rotWithShape="1">
                            <a:gsLst>
                              <a:gs pos="0">
                                <a:srgbClr val="E7E6E6">
                                  <a:alpha val="80000"/>
                                </a:srgbClr>
                              </a:gs>
                              <a:gs pos="50000">
                                <a:srgbClr val="E7E6E6">
                                  <a:alpha val="50000"/>
                                </a:srgbClr>
                              </a:gs>
                              <a:gs pos="100000">
                                <a:srgbClr val="E7E6E6">
                                  <a:alpha val="0"/>
                                </a:srgbClr>
                              </a:gs>
                            </a:gsLst>
                            <a:lin ang="10800000" scaled="1"/>
                            <a:tileRect/>
                          </a:gradFill>
                          <a:ln w="12700" cap="flat" cmpd="sng" algn="ctr">
                            <a:noFill/>
                            <a:prstDash val="solid"/>
                            <a:miter lim="800000"/>
                          </a:ln>
                          <a:effectLst/>
                        </wps:spPr>
                        <wps:bodyPr rtlCol="0" anchor="ctr"/>
                      </wps:wsp>
                      <wps:wsp>
                        <wps:cNvPr id="1148271808" name="Arrow: Pentagon 49">
                          <a:extLst>
                            <a:ext uri="{FF2B5EF4-FFF2-40B4-BE49-F238E27FC236}">
                              <a16:creationId xmlns:a16="http://schemas.microsoft.com/office/drawing/2014/main" id="{981C5023-D7A1-4931-ABCD-C8105928D5B9}"/>
                            </a:ext>
                          </a:extLst>
                        </wps:cNvPr>
                        <wps:cNvSpPr/>
                        <wps:spPr>
                          <a:xfrm>
                            <a:off x="2215" y="1190847"/>
                            <a:ext cx="1129085" cy="394291"/>
                          </a:xfrm>
                          <a:prstGeom prst="homePlate">
                            <a:avLst/>
                          </a:prstGeom>
                          <a:solidFill>
                            <a:srgbClr val="008272"/>
                          </a:solidFill>
                          <a:ln w="12700" cap="flat" cmpd="sng" algn="ctr">
                            <a:solidFill>
                              <a:srgbClr val="008272"/>
                            </a:solidFill>
                            <a:prstDash val="solid"/>
                            <a:miter lim="800000"/>
                          </a:ln>
                          <a:effectLst/>
                        </wps:spPr>
                        <wps:txbx>
                          <w:txbxContent>
                            <w:p w14:paraId="1A812D57" w14:textId="77777777" w:rsidR="004A071D" w:rsidRDefault="004A071D" w:rsidP="004A071D">
                              <w:pPr>
                                <w:jc w:val="center"/>
                                <w:rPr>
                                  <w:rFonts w:ascii="Segoe UI Semibold" w:eastAsia="Times New Roman" w:hAnsi="Segoe UI Semibold"/>
                                  <w:color w:val="FFFFFF"/>
                                  <w:kern w:val="24"/>
                                  <w:sz w:val="15"/>
                                  <w:szCs w:val="15"/>
                                </w:rPr>
                              </w:pPr>
                              <w:r>
                                <w:rPr>
                                  <w:rFonts w:ascii="Segoe UI Semibold" w:eastAsia="Times New Roman" w:hAnsi="Segoe UI Semibold"/>
                                  <w:color w:val="FFFFFF"/>
                                  <w:kern w:val="24"/>
                                  <w:sz w:val="15"/>
                                  <w:szCs w:val="15"/>
                                </w:rPr>
                                <w:t>Delivery Sprints</w:t>
                              </w:r>
                            </w:p>
                          </w:txbxContent>
                        </wps:txbx>
                        <wps:bodyPr rtlCol="0" anchor="ctr"/>
                      </wps:wsp>
                      <wps:wsp>
                        <wps:cNvPr id="1183585762" name="Straight Connector 50">
                          <a:extLst>
                            <a:ext uri="{FF2B5EF4-FFF2-40B4-BE49-F238E27FC236}">
                              <a16:creationId xmlns:a16="http://schemas.microsoft.com/office/drawing/2014/main" id="{F82669FB-B5AD-4D2A-BCA1-BAA83C37410D}"/>
                            </a:ext>
                          </a:extLst>
                        </wps:cNvPr>
                        <wps:cNvCnPr>
                          <a:cxnSpLocks/>
                        </wps:cNvCnPr>
                        <wps:spPr>
                          <a:xfrm>
                            <a:off x="2583712" y="1401283"/>
                            <a:ext cx="443480" cy="4134"/>
                          </a:xfrm>
                          <a:prstGeom prst="line">
                            <a:avLst/>
                          </a:prstGeom>
                          <a:noFill/>
                          <a:ln w="38100" cap="flat" cmpd="sng" algn="ctr">
                            <a:solidFill>
                              <a:srgbClr val="002050"/>
                            </a:solidFill>
                            <a:prstDash val="sysDot"/>
                            <a:miter lim="800000"/>
                          </a:ln>
                          <a:effectLst/>
                        </wps:spPr>
                        <wps:bodyPr/>
                      </wps:wsp>
                      <wps:wsp>
                        <wps:cNvPr id="350781297" name="Flowchart: Connector 51">
                          <a:extLst>
                            <a:ext uri="{FF2B5EF4-FFF2-40B4-BE49-F238E27FC236}">
                              <a16:creationId xmlns:a16="http://schemas.microsoft.com/office/drawing/2014/main" id="{0A792B58-0173-4ED3-A601-204918192817}"/>
                            </a:ext>
                          </a:extLst>
                        </wps:cNvPr>
                        <wps:cNvSpPr/>
                        <wps:spPr>
                          <a:xfrm>
                            <a:off x="3030279" y="1337488"/>
                            <a:ext cx="132204" cy="132194"/>
                          </a:xfrm>
                          <a:prstGeom prst="flowChartConnector">
                            <a:avLst/>
                          </a:prstGeom>
                          <a:solidFill>
                            <a:sysClr val="window" lastClr="FFFFFF"/>
                          </a:solidFill>
                          <a:ln w="38100" cap="flat" cmpd="sng" algn="ctr">
                            <a:solidFill>
                              <a:srgbClr val="002050"/>
                            </a:solidFill>
                            <a:prstDash val="sysDot"/>
                            <a:miter lim="800000"/>
                          </a:ln>
                          <a:effectLst/>
                        </wps:spPr>
                        <wps:bodyPr rtlCol="0" anchor="ctr"/>
                      </wps:wsp>
                      <wps:wsp>
                        <wps:cNvPr id="141801969" name="Straight Connector 52">
                          <a:extLst>
                            <a:ext uri="{FF2B5EF4-FFF2-40B4-BE49-F238E27FC236}">
                              <a16:creationId xmlns:a16="http://schemas.microsoft.com/office/drawing/2014/main" id="{6883DB16-8DFD-46A9-9A95-436FE261448C}"/>
                            </a:ext>
                          </a:extLst>
                        </wps:cNvPr>
                        <wps:cNvCnPr>
                          <a:cxnSpLocks/>
                        </wps:cNvCnPr>
                        <wps:spPr>
                          <a:xfrm flipV="1">
                            <a:off x="3157870" y="1401283"/>
                            <a:ext cx="415109" cy="4134"/>
                          </a:xfrm>
                          <a:prstGeom prst="line">
                            <a:avLst/>
                          </a:prstGeom>
                          <a:noFill/>
                          <a:ln w="38100" cap="flat" cmpd="sng" algn="ctr">
                            <a:solidFill>
                              <a:srgbClr val="00BCF2"/>
                            </a:solidFill>
                            <a:prstDash val="solid"/>
                            <a:miter lim="800000"/>
                          </a:ln>
                          <a:effectLst/>
                        </wps:spPr>
                        <wps:bodyPr/>
                      </wps:wsp>
                      <wps:wsp>
                        <wps:cNvPr id="320450289" name="Flowchart: Connector 53">
                          <a:extLst>
                            <a:ext uri="{FF2B5EF4-FFF2-40B4-BE49-F238E27FC236}">
                              <a16:creationId xmlns:a16="http://schemas.microsoft.com/office/drawing/2014/main" id="{8D616559-C468-4875-BFC4-54B4986F2435}"/>
                            </a:ext>
                          </a:extLst>
                        </wps:cNvPr>
                        <wps:cNvSpPr/>
                        <wps:spPr>
                          <a:xfrm>
                            <a:off x="1945758" y="1337488"/>
                            <a:ext cx="132204" cy="132194"/>
                          </a:xfrm>
                          <a:prstGeom prst="flowChartConnector">
                            <a:avLst/>
                          </a:prstGeom>
                          <a:solidFill>
                            <a:sysClr val="window" lastClr="FFFFFF"/>
                          </a:solidFill>
                          <a:ln w="38100" cap="flat" cmpd="sng" algn="ctr">
                            <a:solidFill>
                              <a:srgbClr val="002050"/>
                            </a:solidFill>
                            <a:prstDash val="solid"/>
                            <a:miter lim="800000"/>
                          </a:ln>
                          <a:effectLst/>
                        </wps:spPr>
                        <wps:bodyPr rtlCol="0" anchor="ctr"/>
                      </wps:wsp>
                      <wps:wsp>
                        <wps:cNvPr id="1689000685" name="Flowchart: Connector 54">
                          <a:extLst>
                            <a:ext uri="{FF2B5EF4-FFF2-40B4-BE49-F238E27FC236}">
                              <a16:creationId xmlns:a16="http://schemas.microsoft.com/office/drawing/2014/main" id="{269ACDCA-BCBC-41A1-95D8-FF7D73A13951}"/>
                            </a:ext>
                          </a:extLst>
                        </wps:cNvPr>
                        <wps:cNvSpPr/>
                        <wps:spPr>
                          <a:xfrm>
                            <a:off x="2456121" y="1326855"/>
                            <a:ext cx="132204" cy="132194"/>
                          </a:xfrm>
                          <a:prstGeom prst="flowChartConnector">
                            <a:avLst/>
                          </a:prstGeom>
                          <a:solidFill>
                            <a:sysClr val="window" lastClr="FFFFFF"/>
                          </a:solidFill>
                          <a:ln w="38100" cap="flat" cmpd="sng" algn="ctr">
                            <a:solidFill>
                              <a:srgbClr val="002050"/>
                            </a:solidFill>
                            <a:prstDash val="solid"/>
                            <a:miter lim="800000"/>
                          </a:ln>
                          <a:effectLst/>
                        </wps:spPr>
                        <wps:bodyPr rtlCol="0" anchor="ctr"/>
                      </wps:wsp>
                      <wps:wsp>
                        <wps:cNvPr id="878404461" name="Straight Connector 55">
                          <a:extLst>
                            <a:ext uri="{FF2B5EF4-FFF2-40B4-BE49-F238E27FC236}">
                              <a16:creationId xmlns:a16="http://schemas.microsoft.com/office/drawing/2014/main" id="{8C3B0CE5-583B-4FB5-96CE-E0CADA165A67}"/>
                            </a:ext>
                          </a:extLst>
                        </wps:cNvPr>
                        <wps:cNvCnPr>
                          <a:cxnSpLocks/>
                        </wps:cNvCnPr>
                        <wps:spPr>
                          <a:xfrm flipV="1">
                            <a:off x="2073349" y="1401283"/>
                            <a:ext cx="376496" cy="3504"/>
                          </a:xfrm>
                          <a:prstGeom prst="line">
                            <a:avLst/>
                          </a:prstGeom>
                          <a:noFill/>
                          <a:ln w="38100" cap="flat" cmpd="sng" algn="ctr">
                            <a:solidFill>
                              <a:srgbClr val="002050"/>
                            </a:solidFill>
                            <a:prstDash val="solid"/>
                            <a:miter lim="800000"/>
                          </a:ln>
                          <a:effectLst/>
                        </wps:spPr>
                        <wps:bodyPr/>
                      </wps:wsp>
                      <wps:wsp>
                        <wps:cNvPr id="459586441" name="TextBox 30">
                          <a:extLst>
                            <a:ext uri="{FF2B5EF4-FFF2-40B4-BE49-F238E27FC236}">
                              <a16:creationId xmlns:a16="http://schemas.microsoft.com/office/drawing/2014/main" id="{4C0BEEBC-C499-4E26-A374-7F2CCA9A644E}"/>
                            </a:ext>
                          </a:extLst>
                        </wps:cNvPr>
                        <wps:cNvSpPr txBox="1"/>
                        <wps:spPr>
                          <a:xfrm>
                            <a:off x="1554330" y="1158794"/>
                            <a:ext cx="1446530" cy="380365"/>
                          </a:xfrm>
                          <a:prstGeom prst="rect">
                            <a:avLst/>
                          </a:prstGeom>
                          <a:noFill/>
                        </wps:spPr>
                        <wps:txbx>
                          <w:txbxContent>
                            <w:p w14:paraId="68B5201F" w14:textId="77777777" w:rsidR="004A071D" w:rsidRDefault="004A071D" w:rsidP="004A071D">
                              <w:pPr>
                                <w:jc w:val="center"/>
                                <w:rPr>
                                  <w:rFonts w:ascii="Segoe UI Semibold" w:eastAsia="Times New Roman" w:hAnsi="Segoe UI Semibold"/>
                                  <w:color w:val="000000"/>
                                  <w:kern w:val="24"/>
                                  <w:sz w:val="15"/>
                                  <w:szCs w:val="15"/>
                                </w:rPr>
                              </w:pPr>
                              <w:r>
                                <w:rPr>
                                  <w:rFonts w:ascii="Segoe UI Semibold" w:eastAsia="Times New Roman" w:hAnsi="Segoe UI Semibold"/>
                                  <w:color w:val="000000"/>
                                  <w:kern w:val="24"/>
                                  <w:sz w:val="15"/>
                                  <w:szCs w:val="15"/>
                                </w:rPr>
                                <w:t>Sprint 1</w:t>
                              </w:r>
                            </w:p>
                          </w:txbxContent>
                        </wps:txbx>
                        <wps:bodyPr wrap="square" rtlCol="0">
                          <a:noAutofit/>
                        </wps:bodyPr>
                      </wps:wsp>
                      <wps:wsp>
                        <wps:cNvPr id="11022466" name="TextBox 31">
                          <a:extLst>
                            <a:ext uri="{FF2B5EF4-FFF2-40B4-BE49-F238E27FC236}">
                              <a16:creationId xmlns:a16="http://schemas.microsoft.com/office/drawing/2014/main" id="{B2F00B56-B155-42B9-BC29-28FB9FF6912A}"/>
                            </a:ext>
                          </a:extLst>
                        </wps:cNvPr>
                        <wps:cNvSpPr txBox="1"/>
                        <wps:spPr>
                          <a:xfrm>
                            <a:off x="2808781" y="1158794"/>
                            <a:ext cx="1143000" cy="380365"/>
                          </a:xfrm>
                          <a:prstGeom prst="rect">
                            <a:avLst/>
                          </a:prstGeom>
                          <a:noFill/>
                        </wps:spPr>
                        <wps:txbx>
                          <w:txbxContent>
                            <w:p w14:paraId="079E23FA" w14:textId="77777777" w:rsidR="004A071D" w:rsidRDefault="004A071D" w:rsidP="004A071D">
                              <w:pPr>
                                <w:jc w:val="center"/>
                                <w:rPr>
                                  <w:rFonts w:ascii="Segoe UI Semibold" w:eastAsia="Times New Roman" w:hAnsi="Segoe UI Semibold"/>
                                  <w:color w:val="000000"/>
                                  <w:kern w:val="24"/>
                                  <w:sz w:val="15"/>
                                  <w:szCs w:val="15"/>
                                </w:rPr>
                              </w:pPr>
                              <w:r>
                                <w:rPr>
                                  <w:rFonts w:ascii="Segoe UI Semibold" w:eastAsia="Times New Roman" w:hAnsi="Segoe UI Semibold"/>
                                  <w:color w:val="000000"/>
                                  <w:kern w:val="24"/>
                                  <w:sz w:val="15"/>
                                  <w:szCs w:val="15"/>
                                </w:rPr>
                                <w:t>Sprint N</w:t>
                              </w:r>
                            </w:p>
                          </w:txbxContent>
                        </wps:txbx>
                        <wps:bodyPr wrap="square" rtlCol="0">
                          <a:noAutofit/>
                        </wps:bodyPr>
                      </wps:wsp>
                      <wpg:grpSp>
                        <wpg:cNvPr id="1271778446" name="Group 79">
                          <a:extLst>
                            <a:ext uri="{FF2B5EF4-FFF2-40B4-BE49-F238E27FC236}">
                              <a16:creationId xmlns:a16="http://schemas.microsoft.com/office/drawing/2014/main" id="{6CCB08E8-1FA9-40B8-8FD1-46ED065DF029}"/>
                            </a:ext>
                          </a:extLst>
                        </wpg:cNvPr>
                        <wpg:cNvGrpSpPr/>
                        <wpg:grpSpPr>
                          <a:xfrm>
                            <a:off x="1352550" y="31898"/>
                            <a:ext cx="299538" cy="2041654"/>
                            <a:chOff x="1352534" y="34967"/>
                            <a:chExt cx="399384" cy="2736458"/>
                          </a:xfrm>
                        </wpg:grpSpPr>
                        <wps:wsp>
                          <wps:cNvPr id="1173676865" name="Straight Arrow Connector 1173676865">
                            <a:extLst>
                              <a:ext uri="{FF2B5EF4-FFF2-40B4-BE49-F238E27FC236}">
                                <a16:creationId xmlns:a16="http://schemas.microsoft.com/office/drawing/2014/main" id="{67745CB1-C8FA-469A-A0D3-B339EA8E5A6F}"/>
                              </a:ext>
                            </a:extLst>
                          </wps:cNvPr>
                          <wps:cNvCnPr>
                            <a:cxnSpLocks/>
                          </wps:cNvCnPr>
                          <wps:spPr>
                            <a:xfrm>
                              <a:off x="1552225" y="196887"/>
                              <a:ext cx="0" cy="2574538"/>
                            </a:xfrm>
                            <a:prstGeom prst="straightConnector1">
                              <a:avLst/>
                            </a:prstGeom>
                            <a:noFill/>
                            <a:ln w="41275" cap="sq" cmpd="sng" algn="ctr">
                              <a:solidFill>
                                <a:srgbClr val="B4009E"/>
                              </a:solidFill>
                              <a:prstDash val="dash"/>
                              <a:miter lim="800000"/>
                              <a:headEnd type="none"/>
                              <a:tailEnd type="none"/>
                            </a:ln>
                            <a:effectLst/>
                          </wps:spPr>
                          <wps:bodyPr/>
                        </wps:wsp>
                        <wps:wsp>
                          <wps:cNvPr id="1331705918" name="Isosceles Triangle 1331705918">
                            <a:extLst>
                              <a:ext uri="{FF2B5EF4-FFF2-40B4-BE49-F238E27FC236}">
                                <a16:creationId xmlns:a16="http://schemas.microsoft.com/office/drawing/2014/main" id="{7B8720FE-8C02-4BA5-AF01-D196F9B14E8E}"/>
                              </a:ext>
                            </a:extLst>
                          </wps:cNvPr>
                          <wps:cNvSpPr/>
                          <wps:spPr bwMode="auto">
                            <a:xfrm rot="10800000">
                              <a:off x="1352534" y="34967"/>
                              <a:ext cx="399384" cy="153608"/>
                            </a:xfrm>
                            <a:prstGeom prst="triangle">
                              <a:avLst/>
                            </a:prstGeom>
                            <a:solidFill>
                              <a:srgbClr val="B4009E"/>
                            </a:solidFill>
                            <a:ln w="6350" cap="flat" cmpd="sng" algn="ctr">
                              <a:solidFill>
                                <a:srgbClr val="B4009E"/>
                              </a:solidFill>
                              <a:prstDash val="solid"/>
                              <a:miter lim="800000"/>
                              <a:headEnd type="none" w="med" len="med"/>
                              <a:tailEnd type="none" w="med" len="med"/>
                            </a:ln>
                            <a:effectLst/>
                          </wps:spPr>
                          <wps:bodyPr rot="0" spcFirstLastPara="0" vert="horz" wrap="square" lIns="134444" tIns="107555" rIns="134444" bIns="107555" numCol="1" spcCol="0" rtlCol="0" fromWordArt="0" anchor="t" anchorCtr="0" forceAA="0" compatLnSpc="1">
                            <a:prstTxWarp prst="textNoShape">
                              <a:avLst/>
                            </a:prstTxWarp>
                            <a:noAutofit/>
                          </wps:bodyPr>
                        </wps:wsp>
                      </wpg:grpSp>
                      <wps:wsp>
                        <wps:cNvPr id="95089255" name="TextBox 34">
                          <a:extLst>
                            <a:ext uri="{FF2B5EF4-FFF2-40B4-BE49-F238E27FC236}">
                              <a16:creationId xmlns:a16="http://schemas.microsoft.com/office/drawing/2014/main" id="{1DAF6CC8-A28A-494E-A459-15917CCA3F07}"/>
                            </a:ext>
                          </a:extLst>
                        </wps:cNvPr>
                        <wps:cNvSpPr txBox="1"/>
                        <wps:spPr>
                          <a:xfrm>
                            <a:off x="1554330" y="-66216"/>
                            <a:ext cx="997233" cy="621510"/>
                          </a:xfrm>
                          <a:prstGeom prst="rect">
                            <a:avLst/>
                          </a:prstGeom>
                          <a:noFill/>
                        </wps:spPr>
                        <wps:txbx>
                          <w:txbxContent>
                            <w:p w14:paraId="58D6D1B6" w14:textId="558C50C7" w:rsidR="004A071D" w:rsidRDefault="00E86063" w:rsidP="004A071D">
                              <w:pPr>
                                <w:spacing w:after="89" w:line="216" w:lineRule="auto"/>
                                <w:rPr>
                                  <w:rFonts w:ascii="Segoe UI Light" w:eastAsia="Times New Roman" w:hAnsi="Segoe UI Light"/>
                                  <w:color w:val="B4009E"/>
                                  <w:kern w:val="24"/>
                                  <w:sz w:val="18"/>
                                  <w:szCs w:val="18"/>
                                </w:rPr>
                              </w:pPr>
                              <w:r>
                                <w:rPr>
                                  <w:rFonts w:ascii="Segoe UI Light" w:eastAsia="Times New Roman" w:hAnsi="Segoe UI Light"/>
                                  <w:color w:val="B4009E"/>
                                  <w:kern w:val="24"/>
                                  <w:sz w:val="18"/>
                                  <w:szCs w:val="18"/>
                                </w:rPr>
                                <w:t>Project</w:t>
                              </w:r>
                              <w:r w:rsidR="004A071D">
                                <w:rPr>
                                  <w:rFonts w:ascii="Segoe UI Light" w:eastAsia="Times New Roman" w:hAnsi="Segoe UI Light"/>
                                  <w:color w:val="B4009E"/>
                                  <w:kern w:val="24"/>
                                  <w:sz w:val="18"/>
                                  <w:szCs w:val="18"/>
                                </w:rPr>
                                <w:t xml:space="preserve"> start</w:t>
                              </w:r>
                            </w:p>
                          </w:txbxContent>
                        </wps:txbx>
                        <wps:bodyPr wrap="square" lIns="134444" tIns="107555" rIns="134444" bIns="107555" rtlCol="0">
                          <a:noAutofit/>
                        </wps:bodyPr>
                      </wps:wsp>
                      <wpg:grpSp>
                        <wpg:cNvPr id="2007258359" name="Group 78">
                          <a:extLst>
                            <a:ext uri="{FF2B5EF4-FFF2-40B4-BE49-F238E27FC236}">
                              <a16:creationId xmlns:a16="http://schemas.microsoft.com/office/drawing/2014/main" id="{2C5DD768-7D5C-4CCE-9A1E-729CAE95125C}"/>
                            </a:ext>
                          </a:extLst>
                        </wpg:cNvPr>
                        <wpg:cNvGrpSpPr/>
                        <wpg:grpSpPr>
                          <a:xfrm>
                            <a:off x="3489694" y="31898"/>
                            <a:ext cx="299538" cy="1988328"/>
                            <a:chOff x="3491396" y="34968"/>
                            <a:chExt cx="399384" cy="3432916"/>
                          </a:xfrm>
                        </wpg:grpSpPr>
                        <wps:wsp>
                          <wps:cNvPr id="384313296" name="Straight Arrow Connector 384313296">
                            <a:extLst>
                              <a:ext uri="{FF2B5EF4-FFF2-40B4-BE49-F238E27FC236}">
                                <a16:creationId xmlns:a16="http://schemas.microsoft.com/office/drawing/2014/main" id="{50FA543E-722C-4C6E-971E-844C6F2D4A75}"/>
                              </a:ext>
                            </a:extLst>
                          </wps:cNvPr>
                          <wps:cNvCnPr>
                            <a:cxnSpLocks/>
                          </wps:cNvCnPr>
                          <wps:spPr>
                            <a:xfrm>
                              <a:off x="3691089" y="196888"/>
                              <a:ext cx="0" cy="3270996"/>
                            </a:xfrm>
                            <a:prstGeom prst="straightConnector1">
                              <a:avLst/>
                            </a:prstGeom>
                            <a:noFill/>
                            <a:ln w="41275" cap="sq" cmpd="sng" algn="ctr">
                              <a:solidFill>
                                <a:srgbClr val="B4009E"/>
                              </a:solidFill>
                              <a:prstDash val="dash"/>
                              <a:miter lim="800000"/>
                              <a:headEnd type="none"/>
                              <a:tailEnd type="none"/>
                            </a:ln>
                            <a:effectLst/>
                          </wps:spPr>
                          <wps:bodyPr/>
                        </wps:wsp>
                        <wps:wsp>
                          <wps:cNvPr id="1879739628" name="Isosceles Triangle 1879739628">
                            <a:extLst>
                              <a:ext uri="{FF2B5EF4-FFF2-40B4-BE49-F238E27FC236}">
                                <a16:creationId xmlns:a16="http://schemas.microsoft.com/office/drawing/2014/main" id="{45380FD4-7C88-49B7-BF2F-EE1207F19548}"/>
                              </a:ext>
                            </a:extLst>
                          </wps:cNvPr>
                          <wps:cNvSpPr/>
                          <wps:spPr bwMode="auto">
                            <a:xfrm rot="10800000">
                              <a:off x="3491396" y="34968"/>
                              <a:ext cx="399384" cy="153608"/>
                            </a:xfrm>
                            <a:prstGeom prst="triangle">
                              <a:avLst/>
                            </a:prstGeom>
                            <a:solidFill>
                              <a:srgbClr val="B4009E"/>
                            </a:solidFill>
                            <a:ln w="6350" cap="flat" cmpd="sng" algn="ctr">
                              <a:solidFill>
                                <a:srgbClr val="B4009E"/>
                              </a:solidFill>
                              <a:prstDash val="solid"/>
                              <a:miter lim="800000"/>
                              <a:headEnd type="none" w="med" len="med"/>
                              <a:tailEnd type="none" w="med" len="med"/>
                            </a:ln>
                            <a:effectLst/>
                          </wps:spPr>
                          <wps:bodyPr rot="0" spcFirstLastPara="0" vert="horz" wrap="square" lIns="134444" tIns="107555" rIns="134444" bIns="107555" numCol="1" spcCol="0" rtlCol="0" fromWordArt="0" anchor="t" anchorCtr="0" forceAA="0" compatLnSpc="1">
                            <a:prstTxWarp prst="textNoShape">
                              <a:avLst/>
                            </a:prstTxWarp>
                            <a:noAutofit/>
                          </wps:bodyPr>
                        </wps:wsp>
                      </wpg:grpSp>
                      <wps:wsp>
                        <wps:cNvPr id="343824364" name="TextBox 37">
                          <a:extLst>
                            <a:ext uri="{FF2B5EF4-FFF2-40B4-BE49-F238E27FC236}">
                              <a16:creationId xmlns:a16="http://schemas.microsoft.com/office/drawing/2014/main" id="{9CC77639-AA63-461D-BD02-B052AF469350}"/>
                            </a:ext>
                          </a:extLst>
                        </wps:cNvPr>
                        <wps:cNvSpPr txBox="1"/>
                        <wps:spPr>
                          <a:xfrm>
                            <a:off x="2808781" y="-66228"/>
                            <a:ext cx="997233" cy="621510"/>
                          </a:xfrm>
                          <a:prstGeom prst="rect">
                            <a:avLst/>
                          </a:prstGeom>
                          <a:noFill/>
                        </wps:spPr>
                        <wps:txbx>
                          <w:txbxContent>
                            <w:p w14:paraId="44380D2E" w14:textId="42F32367" w:rsidR="004A071D" w:rsidRDefault="00E86063" w:rsidP="004A071D">
                              <w:pPr>
                                <w:spacing w:after="89" w:line="216" w:lineRule="auto"/>
                                <w:rPr>
                                  <w:rFonts w:ascii="Segoe UI Light" w:eastAsia="Times New Roman" w:hAnsi="Segoe UI Light"/>
                                  <w:color w:val="B4009E"/>
                                  <w:kern w:val="24"/>
                                  <w:sz w:val="18"/>
                                  <w:szCs w:val="18"/>
                                </w:rPr>
                              </w:pPr>
                              <w:r>
                                <w:rPr>
                                  <w:rFonts w:ascii="Segoe UI Light" w:eastAsia="Times New Roman" w:hAnsi="Segoe UI Light"/>
                                  <w:color w:val="B4009E"/>
                                  <w:kern w:val="24"/>
                                  <w:sz w:val="18"/>
                                  <w:szCs w:val="18"/>
                                </w:rPr>
                                <w:t>Project</w:t>
                              </w:r>
                              <w:r w:rsidR="004A071D">
                                <w:rPr>
                                  <w:rFonts w:ascii="Segoe UI Light" w:eastAsia="Times New Roman" w:hAnsi="Segoe UI Light"/>
                                  <w:color w:val="B4009E"/>
                                  <w:kern w:val="24"/>
                                  <w:sz w:val="18"/>
                                  <w:szCs w:val="18"/>
                                </w:rPr>
                                <w:t xml:space="preserve"> end</w:t>
                              </w:r>
                            </w:p>
                          </w:txbxContent>
                        </wps:txbx>
                        <wps:bodyPr wrap="square" lIns="134444" tIns="107555" rIns="134444" bIns="107555" rtlCol="0">
                          <a:noAutofit/>
                        </wps:bodyPr>
                      </wps:wsp>
                      <wps:wsp>
                        <wps:cNvPr id="355449193" name="Flowchart: Connector 64">
                          <a:extLst>
                            <a:ext uri="{FF2B5EF4-FFF2-40B4-BE49-F238E27FC236}">
                              <a16:creationId xmlns:a16="http://schemas.microsoft.com/office/drawing/2014/main" id="{1FAB21BC-65F6-4880-A300-56AC249A0AF9}"/>
                            </a:ext>
                          </a:extLst>
                        </wps:cNvPr>
                        <wps:cNvSpPr/>
                        <wps:spPr>
                          <a:xfrm>
                            <a:off x="1424763" y="423088"/>
                            <a:ext cx="132204" cy="132194"/>
                          </a:xfrm>
                          <a:prstGeom prst="flowChartConnector">
                            <a:avLst/>
                          </a:prstGeom>
                          <a:solidFill>
                            <a:sysClr val="window" lastClr="FFFFFF"/>
                          </a:solidFill>
                          <a:ln w="38100" cap="flat" cmpd="sng" algn="ctr">
                            <a:solidFill>
                              <a:sysClr val="window" lastClr="FFFFFF">
                                <a:lumMod val="50000"/>
                              </a:sysClr>
                            </a:solidFill>
                            <a:prstDash val="solid"/>
                            <a:miter lim="800000"/>
                          </a:ln>
                          <a:effectLst/>
                        </wps:spPr>
                        <wps:bodyPr rtlCol="0" anchor="ctr"/>
                      </wps:wsp>
                      <wps:wsp>
                        <wps:cNvPr id="136998265" name="Flowchart: Connector 66">
                          <a:extLst>
                            <a:ext uri="{FF2B5EF4-FFF2-40B4-BE49-F238E27FC236}">
                              <a16:creationId xmlns:a16="http://schemas.microsoft.com/office/drawing/2014/main" id="{BAEEACA2-EFF3-4BDC-9861-12C0B1D746FD}"/>
                            </a:ext>
                          </a:extLst>
                        </wps:cNvPr>
                        <wps:cNvSpPr/>
                        <wps:spPr>
                          <a:xfrm>
                            <a:off x="3572539" y="1326855"/>
                            <a:ext cx="132204" cy="132194"/>
                          </a:xfrm>
                          <a:prstGeom prst="flowChartConnector">
                            <a:avLst/>
                          </a:prstGeom>
                          <a:solidFill>
                            <a:sysClr val="window" lastClr="FFFFFF"/>
                          </a:solidFill>
                          <a:ln w="38100" cap="flat" cmpd="sng" algn="ctr">
                            <a:solidFill>
                              <a:srgbClr val="00BCF2"/>
                            </a:solidFill>
                            <a:prstDash val="solid"/>
                            <a:miter lim="800000"/>
                          </a:ln>
                          <a:effectLst/>
                        </wps:spPr>
                        <wps:bodyPr rtlCol="0" anchor="ctr"/>
                      </wps:wsp>
                      <wps:wsp>
                        <wps:cNvPr id="1511016041" name="Flowchart: Connector 47">
                          <a:extLst>
                            <a:ext uri="{FF2B5EF4-FFF2-40B4-BE49-F238E27FC236}">
                              <a16:creationId xmlns:a16="http://schemas.microsoft.com/office/drawing/2014/main" id="{613C856A-DEEE-4F8B-9B57-6B7AD81C2959}"/>
                            </a:ext>
                          </a:extLst>
                        </wps:cNvPr>
                        <wps:cNvSpPr/>
                        <wps:spPr>
                          <a:xfrm>
                            <a:off x="1446028" y="880288"/>
                            <a:ext cx="132204" cy="132194"/>
                          </a:xfrm>
                          <a:prstGeom prst="flowChartConnector">
                            <a:avLst/>
                          </a:prstGeom>
                          <a:solidFill>
                            <a:sysClr val="window" lastClr="FFFFFF"/>
                          </a:solidFill>
                          <a:ln w="38100" cap="flat" cmpd="sng" algn="ctr">
                            <a:solidFill>
                              <a:srgbClr val="008272"/>
                            </a:solidFill>
                            <a:prstDash val="solid"/>
                            <a:miter lim="800000"/>
                          </a:ln>
                          <a:effectLst/>
                        </wps:spPr>
                        <wps:bodyPr rtlCol="0" anchor="ctr"/>
                      </wps:wsp>
                      <wps:wsp>
                        <wps:cNvPr id="2143415775" name="Rectangle 1"/>
                        <wps:cNvSpPr/>
                        <wps:spPr>
                          <a:xfrm>
                            <a:off x="2215" y="1626782"/>
                            <a:ext cx="3635444" cy="445110"/>
                          </a:xfrm>
                          <a:prstGeom prst="rect">
                            <a:avLst/>
                          </a:prstGeom>
                          <a:gradFill flip="none" rotWithShape="1">
                            <a:gsLst>
                              <a:gs pos="0">
                                <a:srgbClr val="E7E6E6">
                                  <a:alpha val="80000"/>
                                </a:srgbClr>
                              </a:gs>
                              <a:gs pos="50000">
                                <a:srgbClr val="E7E6E6">
                                  <a:alpha val="50000"/>
                                </a:srgbClr>
                              </a:gs>
                              <a:gs pos="100000">
                                <a:srgbClr val="E7E6E6">
                                  <a:alpha val="0"/>
                                </a:srgbClr>
                              </a:gs>
                            </a:gsLst>
                            <a:lin ang="10800000" scaled="1"/>
                            <a:tileRect/>
                          </a:gradFill>
                          <a:ln w="12700" cap="flat" cmpd="sng" algn="ctr">
                            <a:noFill/>
                            <a:prstDash val="solid"/>
                            <a:miter lim="800000"/>
                          </a:ln>
                          <a:effectLst/>
                        </wps:spPr>
                        <wps:bodyPr rtlCol="0" anchor="ctr"/>
                      </wps:wsp>
                      <wps:wsp>
                        <wps:cNvPr id="852822634" name="Arrow: Pentagon 2">
                          <a:extLst>
                            <a:ext uri="{FF2B5EF4-FFF2-40B4-BE49-F238E27FC236}">
                              <a16:creationId xmlns:a16="http://schemas.microsoft.com/office/drawing/2014/main" id="{AC8F821E-CEE8-BCA1-0144-E2426E789266}"/>
                            </a:ext>
                          </a:extLst>
                        </wps:cNvPr>
                        <wps:cNvSpPr/>
                        <wps:spPr>
                          <a:xfrm>
                            <a:off x="2215" y="1658679"/>
                            <a:ext cx="1129085" cy="394291"/>
                          </a:xfrm>
                          <a:prstGeom prst="homePlate">
                            <a:avLst/>
                          </a:prstGeom>
                          <a:solidFill>
                            <a:srgbClr val="008272"/>
                          </a:solidFill>
                          <a:ln w="12700" cap="flat" cmpd="sng" algn="ctr">
                            <a:solidFill>
                              <a:srgbClr val="008272"/>
                            </a:solidFill>
                            <a:prstDash val="solid"/>
                            <a:miter lim="800000"/>
                          </a:ln>
                          <a:effectLst/>
                        </wps:spPr>
                        <wps:txbx>
                          <w:txbxContent>
                            <w:p w14:paraId="355E844A" w14:textId="77777777" w:rsidR="004A071D" w:rsidRDefault="004A071D" w:rsidP="004A071D">
                              <w:pPr>
                                <w:jc w:val="center"/>
                                <w:rPr>
                                  <w:rFonts w:ascii="Segoe UI Semibold" w:eastAsia="Times New Roman" w:hAnsi="Segoe UI Semibold"/>
                                  <w:color w:val="FFFFFF"/>
                                  <w:kern w:val="24"/>
                                  <w:sz w:val="15"/>
                                  <w:szCs w:val="15"/>
                                </w:rPr>
                              </w:pPr>
                              <w:r>
                                <w:rPr>
                                  <w:rFonts w:ascii="Segoe UI Semibold" w:eastAsia="Times New Roman" w:hAnsi="Segoe UI Semibold"/>
                                  <w:color w:val="FFFFFF"/>
                                  <w:kern w:val="24"/>
                                  <w:sz w:val="15"/>
                                  <w:szCs w:val="15"/>
                                </w:rPr>
                                <w:t>Envisioning</w:t>
                              </w:r>
                            </w:p>
                          </w:txbxContent>
                        </wps:txbx>
                        <wps:bodyPr rtlCol="0" anchor="ctr"/>
                      </wps:wsp>
                      <wps:wsp>
                        <wps:cNvPr id="1762910554" name="Straight Connector 3"/>
                        <wps:cNvCnPr>
                          <a:cxnSpLocks/>
                        </wps:cNvCnPr>
                        <wps:spPr>
                          <a:xfrm>
                            <a:off x="2636874" y="1858483"/>
                            <a:ext cx="376728" cy="3503"/>
                          </a:xfrm>
                          <a:prstGeom prst="line">
                            <a:avLst/>
                          </a:prstGeom>
                          <a:noFill/>
                          <a:ln w="38100" cap="flat" cmpd="sng" algn="ctr">
                            <a:solidFill>
                              <a:srgbClr val="008272"/>
                            </a:solidFill>
                            <a:prstDash val="solid"/>
                            <a:miter lim="800000"/>
                          </a:ln>
                          <a:effectLst/>
                        </wps:spPr>
                        <wps:bodyPr/>
                      </wps:wsp>
                      <wps:wsp>
                        <wps:cNvPr id="1171478614" name="Flowchart: Connector 4"/>
                        <wps:cNvSpPr/>
                        <wps:spPr>
                          <a:xfrm>
                            <a:off x="3019646" y="1794688"/>
                            <a:ext cx="132204" cy="132194"/>
                          </a:xfrm>
                          <a:prstGeom prst="flowChartConnector">
                            <a:avLst/>
                          </a:prstGeom>
                          <a:solidFill>
                            <a:sysClr val="window" lastClr="FFFFFF"/>
                          </a:solidFill>
                          <a:ln w="38100" cap="flat" cmpd="sng" algn="ctr">
                            <a:solidFill>
                              <a:srgbClr val="008272"/>
                            </a:solidFill>
                            <a:prstDash val="solid"/>
                            <a:miter lim="800000"/>
                          </a:ln>
                          <a:effectLst/>
                        </wps:spPr>
                        <wps:bodyPr rtlCol="0" anchor="ctr"/>
                      </wps:wsp>
                      <wps:wsp>
                        <wps:cNvPr id="1865709890" name="Flowchart: Connector 5">
                          <a:extLst>
                            <a:ext uri="{FF2B5EF4-FFF2-40B4-BE49-F238E27FC236}">
                              <a16:creationId xmlns:a16="http://schemas.microsoft.com/office/drawing/2014/main" id="{F9CA4CB0-E846-D8A9-0EA1-254FAE0E4606}"/>
                            </a:ext>
                          </a:extLst>
                        </wps:cNvPr>
                        <wps:cNvSpPr/>
                        <wps:spPr>
                          <a:xfrm>
                            <a:off x="2509284" y="1794688"/>
                            <a:ext cx="132204" cy="132194"/>
                          </a:xfrm>
                          <a:prstGeom prst="flowChartConnector">
                            <a:avLst/>
                          </a:prstGeom>
                          <a:solidFill>
                            <a:sysClr val="window" lastClr="FFFFFF"/>
                          </a:solidFill>
                          <a:ln w="38100" cap="flat" cmpd="sng" algn="ctr">
                            <a:solidFill>
                              <a:srgbClr val="008272"/>
                            </a:solidFill>
                            <a:prstDash val="solid"/>
                            <a:miter lim="800000"/>
                          </a:ln>
                          <a:effectLst/>
                        </wps:spPr>
                        <wps:bodyPr rtlCol="0" anchor="ctr"/>
                      </wps:wsp>
                    </wpg:wgp>
                  </a:graphicData>
                </a:graphic>
                <wp14:sizeRelH relativeFrom="margin">
                  <wp14:pctWidth>0</wp14:pctWidth>
                </wp14:sizeRelH>
                <wp14:sizeRelV relativeFrom="margin">
                  <wp14:pctHeight>0</wp14:pctHeight>
                </wp14:sizeRelV>
              </wp:anchor>
            </w:drawing>
          </mc:Choice>
          <mc:Fallback>
            <w:pict>
              <v:group w14:anchorId="2938D4FF" id="Group 63" o:spid="_x0000_s1035" style="position:absolute;margin-left:-.05pt;margin-top:43.05pt;width:477.75pt;height:232.35pt;z-index:251658243;mso-width-relative:margin;mso-height-relative:margin" coordorigin=",-662" coordsize="39517,213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">
                <v:rect id="Rectangle 36" o:spid="_x0000_s1036" style="position:absolute;left:128;top:7123;width:36354;height:4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" fillcolor="#e7e6e6" stroked="f" strokeweight="1pt">
                  <v:fill opacity="0" color2="#e7e6e6" o:opacity2="52428f" rotate="t" angle="270" focus="50%" type="gradient"/>
                </v:rect>
                <v:rect id="Rectangle 38" o:spid="_x0000_s1037" style="position:absolute;left:22;top:2445;width:36354;height:46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" fillcolor="#e7e6e6" stroked="f" strokeweight="1pt">
                  <v:fill opacity="0" color2="#e7e6e6" o:opacity2="52428f" rotate="t" angle="270" focus="50%" type="gradient"/>
                </v:rect>
                <v:line id="Straight Connector 39" o:spid="_x0000_s1038" style="position:absolute;flip:y;visibility:visible;mso-wrap-style:square" from="0,4975" to="14232,50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" strokecolor="#7f7f7f" strokeweight="3pt">
                  <v:stroke joinstyle="miter"/>
                  <o:lock v:ext="edit" shapetype="f"/>
                </v:line>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rrow: Pentagon 40" o:spid="_x0000_s1039" type="#_x0000_t15" style="position:absolute;left:22;top:2764;width:11291;height:39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" adj="17829" fillcolor="#7f7f7f" strokecolor="#7f7f7f" strokeweight="1pt">
                  <v:textbox>
                    <w:txbxContent>
                      <w:p w14:paraId="27E35241" w14:textId="7DA346E1" w:rsidR="004A071D" w:rsidRDefault="00E86063" w:rsidP="004A071D">
                        <w:pPr>
                          <w:jc w:val="center"/>
                          <w:rPr>
                            <w:rFonts w:ascii="Segoe UI Semibold" w:eastAsia="Times New Roman" w:hAnsi="Segoe UI Semibold"/>
                            <w:color w:val="FFFFFF"/>
                            <w:kern w:val="24"/>
                            <w:sz w:val="15"/>
                            <w:szCs w:val="15"/>
                          </w:rPr>
                        </w:pPr>
                        <w:r>
                          <w:rPr>
                            <w:rFonts w:ascii="Segoe UI Semibold" w:eastAsia="Times New Roman" w:hAnsi="Segoe UI Semibold"/>
                            <w:color w:val="FFFFFF"/>
                            <w:kern w:val="24"/>
                            <w:sz w:val="15"/>
                            <w:szCs w:val="15"/>
                          </w:rPr>
                          <w:t>Project</w:t>
                        </w:r>
                        <w:r w:rsidR="004A071D">
                          <w:rPr>
                            <w:rFonts w:ascii="Segoe UI Semibold" w:eastAsia="Times New Roman" w:hAnsi="Segoe UI Semibold"/>
                            <w:color w:val="FFFFFF"/>
                            <w:kern w:val="24"/>
                            <w:sz w:val="15"/>
                            <w:szCs w:val="15"/>
                          </w:rPr>
                          <w:t xml:space="preserve"> Initiation</w:t>
                        </w:r>
                      </w:p>
                    </w:txbxContent>
                  </v:textbox>
                </v:shape>
                <v:shape id="Arrow: Pentagon 42" o:spid="_x0000_s1040" type="#_x0000_t15" style="position:absolute;left:128;top:7442;width:11291;height:39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" adj="17829" fillcolor="#008272" strokecolor="#008272" strokeweight="1pt">
                  <v:textbox>
                    <w:txbxContent>
                      <w:p w14:paraId="56D73E63" w14:textId="77777777" w:rsidR="004A071D" w:rsidRDefault="004A071D" w:rsidP="004A071D">
                        <w:pPr>
                          <w:jc w:val="center"/>
                          <w:rPr>
                            <w:rFonts w:ascii="Segoe UI Semibold" w:eastAsia="Times New Roman" w:hAnsi="Segoe UI Semibold"/>
                            <w:color w:val="FFFFFF"/>
                            <w:kern w:val="24"/>
                            <w:sz w:val="15"/>
                            <w:szCs w:val="15"/>
                          </w:rPr>
                        </w:pPr>
                        <w:r>
                          <w:rPr>
                            <w:rFonts w:ascii="Segoe UI Semibold" w:eastAsia="Times New Roman" w:hAnsi="Segoe UI Semibold"/>
                            <w:color w:val="FFFFFF"/>
                            <w:kern w:val="24"/>
                            <w:sz w:val="15"/>
                            <w:szCs w:val="15"/>
                          </w:rPr>
                          <w:t>Baseline Planning</w:t>
                        </w:r>
                      </w:p>
                    </w:txbxContent>
                  </v:textbox>
                </v:shape>
                <v:line id="Straight Connector 45" o:spid="_x0000_s1041" style="position:absolute;visibility:visible;mso-wrap-style:square" from="15736,9440" to="19503,94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" strokecolor="#008272" strokeweight="3pt">
                  <v:stroke joinstyle="miter"/>
                  <o:lock v:ext="edit" shapetype="f"/>
                </v:line>
                <v:shapetype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46" o:spid="_x0000_s1042" type="#_x0000_t120" style="position:absolute;left:19457;top:8802;width:1322;height:13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" fillcolor="window" strokecolor="#008272" strokeweight="3pt">
                  <v:stroke joinstyle="miter"/>
                </v:shape>
                <v:rect id="Rectangle 48" o:spid="_x0000_s1043" style="position:absolute;left:22;top:11695;width:36401;height:4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" fillcolor="#e7e6e6" stroked="f" strokeweight="1pt">
                  <v:fill opacity="0" color2="#e7e6e6" o:opacity2="52428f" rotate="t" angle="270" focus="50%" type="gradient"/>
                </v:rect>
                <v:shape id="Arrow: Pentagon 49" o:spid="_x0000_s1044" type="#_x0000_t15" style="position:absolute;left:22;top:11908;width:11291;height:39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" adj="17829" fillcolor="#008272" strokecolor="#008272" strokeweight="1pt">
                  <v:textbox>
                    <w:txbxContent>
                      <w:p w14:paraId="1A812D57" w14:textId="77777777" w:rsidR="004A071D" w:rsidRDefault="004A071D" w:rsidP="004A071D">
                        <w:pPr>
                          <w:jc w:val="center"/>
                          <w:rPr>
                            <w:rFonts w:ascii="Segoe UI Semibold" w:eastAsia="Times New Roman" w:hAnsi="Segoe UI Semibold"/>
                            <w:color w:val="FFFFFF"/>
                            <w:kern w:val="24"/>
                            <w:sz w:val="15"/>
                            <w:szCs w:val="15"/>
                          </w:rPr>
                        </w:pPr>
                        <w:r>
                          <w:rPr>
                            <w:rFonts w:ascii="Segoe UI Semibold" w:eastAsia="Times New Roman" w:hAnsi="Segoe UI Semibold"/>
                            <w:color w:val="FFFFFF"/>
                            <w:kern w:val="24"/>
                            <w:sz w:val="15"/>
                            <w:szCs w:val="15"/>
                          </w:rPr>
                          <w:t>Delivery Sprints</w:t>
                        </w:r>
                      </w:p>
                    </w:txbxContent>
                  </v:textbox>
                </v:shape>
                <v:line id="Straight Connector 50" o:spid="_x0000_s1045" style="position:absolute;visibility:visible;mso-wrap-style:square" from="25837,14012" to="30271,140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" strokecolor="#002050" strokeweight="3pt">
                  <v:stroke dashstyle="1 1" joinstyle="miter"/>
                  <o:lock v:ext="edit" shapetype="f"/>
                </v:line>
                <v:shape id="Flowchart: Connector 51" o:spid="_x0000_s1046" type="#_x0000_t120" style="position:absolute;left:30302;top:13374;width:1322;height:13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" fillcolor="window" strokecolor="#002050" strokeweight="3pt">
                  <v:stroke dashstyle="1 1" joinstyle="miter"/>
                </v:shape>
                <v:line id="Straight Connector 52" o:spid="_x0000_s1047" style="position:absolute;flip:y;visibility:visible;mso-wrap-style:square" from="31578,14012" to="35729,140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" strokecolor="#00bcf2" strokeweight="3pt">
                  <v:stroke joinstyle="miter"/>
                  <o:lock v:ext="edit" shapetype="f"/>
                </v:line>
                <v:shape id="Flowchart: Connector 53" o:spid="_x0000_s1048" type="#_x0000_t120" style="position:absolute;left:19457;top:13374;width:1322;height:13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" fillcolor="window" strokecolor="#002050" strokeweight="3pt">
                  <v:stroke joinstyle="miter"/>
                </v:shape>
                <v:shape id="Flowchart: Connector 54" o:spid="_x0000_s1049" type="#_x0000_t120" style="position:absolute;left:24561;top:13268;width:1322;height:13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" fillcolor="window" strokecolor="#002050" strokeweight="3pt">
                  <v:stroke joinstyle="miter"/>
                </v:shape>
                <v:line id="Straight Connector 55" o:spid="_x0000_s1050" style="position:absolute;flip:y;visibility:visible;mso-wrap-style:square" from="20733,14012" to="24498,140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" strokecolor="#002050" strokeweight="3pt">
                  <v:stroke joinstyle="miter"/>
                  <o:lock v:ext="edit" shapetype="f"/>
                </v:line>
                <v:shape id="TextBox 30" o:spid="_x0000_s1051" type="#_x0000_t202" style="position:absolute;left:15543;top:11587;width:14465;height:3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" filled="f" stroked="f">
                  <v:textbox>
                    <w:txbxContent>
                      <w:p w14:paraId="68B5201F" w14:textId="77777777" w:rsidR="004A071D" w:rsidRDefault="004A071D" w:rsidP="004A071D">
                        <w:pPr>
                          <w:jc w:val="center"/>
                          <w:rPr>
                            <w:rFonts w:ascii="Segoe UI Semibold" w:eastAsia="Times New Roman" w:hAnsi="Segoe UI Semibold"/>
                            <w:color w:val="000000"/>
                            <w:kern w:val="24"/>
                            <w:sz w:val="15"/>
                            <w:szCs w:val="15"/>
                          </w:rPr>
                        </w:pPr>
                        <w:r>
                          <w:rPr>
                            <w:rFonts w:ascii="Segoe UI Semibold" w:eastAsia="Times New Roman" w:hAnsi="Segoe UI Semibold"/>
                            <w:color w:val="000000"/>
                            <w:kern w:val="24"/>
                            <w:sz w:val="15"/>
                            <w:szCs w:val="15"/>
                          </w:rPr>
                          <w:t>Sprint 1</w:t>
                        </w:r>
                      </w:p>
                    </w:txbxContent>
                  </v:textbox>
                </v:shape>
                <v:shape id="TextBox 31" o:spid="_x0000_s1052" type="#_x0000_t202" style="position:absolute;left:28087;top:11587;width:11430;height:3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" filled="f" stroked="f">
                  <v:textbox>
                    <w:txbxContent>
                      <w:p w14:paraId="079E23FA" w14:textId="77777777" w:rsidR="004A071D" w:rsidRDefault="004A071D" w:rsidP="004A071D">
                        <w:pPr>
                          <w:jc w:val="center"/>
                          <w:rPr>
                            <w:rFonts w:ascii="Segoe UI Semibold" w:eastAsia="Times New Roman" w:hAnsi="Segoe UI Semibold"/>
                            <w:color w:val="000000"/>
                            <w:kern w:val="24"/>
                            <w:sz w:val="15"/>
                            <w:szCs w:val="15"/>
                          </w:rPr>
                        </w:pPr>
                        <w:r>
                          <w:rPr>
                            <w:rFonts w:ascii="Segoe UI Semibold" w:eastAsia="Times New Roman" w:hAnsi="Segoe UI Semibold"/>
                            <w:color w:val="000000"/>
                            <w:kern w:val="24"/>
                            <w:sz w:val="15"/>
                            <w:szCs w:val="15"/>
                          </w:rPr>
                          <w:t>Sprint N</w:t>
                        </w:r>
                      </w:p>
                    </w:txbxContent>
                  </v:textbox>
                </v:shape>
                <v:group id="Group 79" o:spid="_x0000_s1053" style="position:absolute;left:13525;top:318;width:2995;height:20417" coordorigin="13525,349" coordsize="3993,27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">
                  <v:shapetype id="_x0000_t32" coordsize="21600,21600" o:spt="32" o:oned="t" path="m,l21600,21600e" filled="f">
                    <v:path arrowok="t" fillok="f" o:connecttype="none"/>
                    <o:lock v:ext="edit" shapetype="t"/>
                  </v:shapetype>
                  <v:shape id="Straight Arrow Connector 1173676865" o:spid="_x0000_s1054" type="#_x0000_t32" style="position:absolute;left:15522;top:1968;width:0;height:2574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" strokecolor="#b4009e" strokeweight="3.25pt">
                    <v:stroke dashstyle="dash" joinstyle="miter" endcap="square"/>
                    <o:lock v:ext="edit" shapetype="f"/>
                  </v:shape>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1331705918" o:spid="_x0000_s1055" type="#_x0000_t5" style="position:absolute;left:13525;top:349;width:3994;height:1536;rotation: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" fillcolor="#b4009e" strokecolor="#b4009e" strokeweight=".5pt">
                    <v:textbox inset="3.73456mm,2.98764mm,3.73456mm,2.98764mm"/>
                  </v:shape>
                </v:group>
                <v:shape id="TextBox 34" o:spid="_x0000_s1056" type="#_x0000_t202" style="position:absolute;left:15543;top:-662;width:9972;height:6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" filled="f" stroked="f">
                  <v:textbox inset="3.73456mm,2.98764mm,3.73456mm,2.98764mm">
                    <w:txbxContent>
                      <w:p w14:paraId="58D6D1B6" w14:textId="558C50C7" w:rsidR="004A071D" w:rsidRDefault="00E86063" w:rsidP="004A071D">
                        <w:pPr>
                          <w:spacing w:after="89" w:line="216" w:lineRule="auto"/>
                          <w:rPr>
                            <w:rFonts w:ascii="Segoe UI Light" w:eastAsia="Times New Roman" w:hAnsi="Segoe UI Light"/>
                            <w:color w:val="B4009E"/>
                            <w:kern w:val="24"/>
                            <w:sz w:val="18"/>
                            <w:szCs w:val="18"/>
                          </w:rPr>
                        </w:pPr>
                        <w:r>
                          <w:rPr>
                            <w:rFonts w:ascii="Segoe UI Light" w:eastAsia="Times New Roman" w:hAnsi="Segoe UI Light"/>
                            <w:color w:val="B4009E"/>
                            <w:kern w:val="24"/>
                            <w:sz w:val="18"/>
                            <w:szCs w:val="18"/>
                          </w:rPr>
                          <w:t>Project</w:t>
                        </w:r>
                        <w:r w:rsidR="004A071D">
                          <w:rPr>
                            <w:rFonts w:ascii="Segoe UI Light" w:eastAsia="Times New Roman" w:hAnsi="Segoe UI Light"/>
                            <w:color w:val="B4009E"/>
                            <w:kern w:val="24"/>
                            <w:sz w:val="18"/>
                            <w:szCs w:val="18"/>
                          </w:rPr>
                          <w:t xml:space="preserve"> start</w:t>
                        </w:r>
                      </w:p>
                    </w:txbxContent>
                  </v:textbox>
                </v:shape>
                <v:group id="Group 78" o:spid="_x0000_s1057" style="position:absolute;left:34896;top:318;width:2996;height:19884" coordorigin="34913,349" coordsize="3993,34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">
                  <v:shape id="Straight Arrow Connector 384313296" o:spid="_x0000_s1058" type="#_x0000_t32" style="position:absolute;left:36910;top:1968;width:0;height:327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" strokecolor="#b4009e" strokeweight="3.25pt">
                    <v:stroke dashstyle="dash" joinstyle="miter" endcap="square"/>
                    <o:lock v:ext="edit" shapetype="f"/>
                  </v:shape>
                  <v:shape id="Isosceles Triangle 1879739628" o:spid="_x0000_s1059" type="#_x0000_t5" style="position:absolute;left:34913;top:349;width:3994;height:1536;rotation: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" fillcolor="#b4009e" strokecolor="#b4009e" strokeweight=".5pt">
                    <v:textbox inset="3.73456mm,2.98764mm,3.73456mm,2.98764mm"/>
                  </v:shape>
                </v:group>
                <v:shape id="TextBox 37" o:spid="_x0000_s1060" type="#_x0000_t202" style="position:absolute;left:28087;top:-662;width:9973;height:6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" filled="f" stroked="f">
                  <v:textbox inset="3.73456mm,2.98764mm,3.73456mm,2.98764mm">
                    <w:txbxContent>
                      <w:p w14:paraId="44380D2E" w14:textId="42F32367" w:rsidR="004A071D" w:rsidRDefault="00E86063" w:rsidP="004A071D">
                        <w:pPr>
                          <w:spacing w:after="89" w:line="216" w:lineRule="auto"/>
                          <w:rPr>
                            <w:rFonts w:ascii="Segoe UI Light" w:eastAsia="Times New Roman" w:hAnsi="Segoe UI Light"/>
                            <w:color w:val="B4009E"/>
                            <w:kern w:val="24"/>
                            <w:sz w:val="18"/>
                            <w:szCs w:val="18"/>
                          </w:rPr>
                        </w:pPr>
                        <w:r>
                          <w:rPr>
                            <w:rFonts w:ascii="Segoe UI Light" w:eastAsia="Times New Roman" w:hAnsi="Segoe UI Light"/>
                            <w:color w:val="B4009E"/>
                            <w:kern w:val="24"/>
                            <w:sz w:val="18"/>
                            <w:szCs w:val="18"/>
                          </w:rPr>
                          <w:t>Project</w:t>
                        </w:r>
                        <w:r w:rsidR="004A071D">
                          <w:rPr>
                            <w:rFonts w:ascii="Segoe UI Light" w:eastAsia="Times New Roman" w:hAnsi="Segoe UI Light"/>
                            <w:color w:val="B4009E"/>
                            <w:kern w:val="24"/>
                            <w:sz w:val="18"/>
                            <w:szCs w:val="18"/>
                          </w:rPr>
                          <w:t xml:space="preserve"> end</w:t>
                        </w:r>
                      </w:p>
                    </w:txbxContent>
                  </v:textbox>
                </v:shape>
                <v:shape id="Flowchart: Connector 64" o:spid="_x0000_s1061" type="#_x0000_t120" style="position:absolute;left:14247;top:4230;width:1322;height:13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" fillcolor="window" strokecolor="#7f7f7f" strokeweight="3pt">
                  <v:stroke joinstyle="miter"/>
                </v:shape>
                <v:shape id="Flowchart: Connector 66" o:spid="_x0000_s1062" type="#_x0000_t120" style="position:absolute;left:35725;top:13268;width:1322;height:13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" fillcolor="window" strokecolor="#00bcf2" strokeweight="3pt">
                  <v:stroke joinstyle="miter"/>
                </v:shape>
                <v:shape id="Flowchart: Connector 47" o:spid="_x0000_s1063" type="#_x0000_t120" style="position:absolute;left:14460;top:8802;width:1322;height:13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" fillcolor="window" strokecolor="#008272" strokeweight="3pt">
                  <v:stroke joinstyle="miter"/>
                </v:shape>
                <v:rect id="Rectangle 1" o:spid="_x0000_s1064" style="position:absolute;left:22;top:16267;width:36354;height:4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" fillcolor="#e7e6e6" stroked="f" strokeweight="1pt">
                  <v:fill opacity="0" color2="#e7e6e6" o:opacity2="52428f" rotate="t" angle="270" focus="50%" type="gradient"/>
                </v:rect>
                <v:shape id="Arrow: Pentagon 2" o:spid="_x0000_s1065" type="#_x0000_t15" style="position:absolute;left:22;top:16586;width:11291;height:39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" adj="17829" fillcolor="#008272" strokecolor="#008272" strokeweight="1pt">
                  <v:textbox>
                    <w:txbxContent>
                      <w:p w14:paraId="355E844A" w14:textId="77777777" w:rsidR="004A071D" w:rsidRDefault="004A071D" w:rsidP="004A071D">
                        <w:pPr>
                          <w:jc w:val="center"/>
                          <w:rPr>
                            <w:rFonts w:ascii="Segoe UI Semibold" w:eastAsia="Times New Roman" w:hAnsi="Segoe UI Semibold"/>
                            <w:color w:val="FFFFFF"/>
                            <w:kern w:val="24"/>
                            <w:sz w:val="15"/>
                            <w:szCs w:val="15"/>
                          </w:rPr>
                        </w:pPr>
                        <w:r>
                          <w:rPr>
                            <w:rFonts w:ascii="Segoe UI Semibold" w:eastAsia="Times New Roman" w:hAnsi="Segoe UI Semibold"/>
                            <w:color w:val="FFFFFF"/>
                            <w:kern w:val="24"/>
                            <w:sz w:val="15"/>
                            <w:szCs w:val="15"/>
                          </w:rPr>
                          <w:t>Envisioning</w:t>
                        </w:r>
                      </w:p>
                    </w:txbxContent>
                  </v:textbox>
                </v:shape>
                <v:line id="Straight Connector 3" o:spid="_x0000_s1066" style="position:absolute;visibility:visible;mso-wrap-style:square" from="26368,18584" to="30136,186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" strokecolor="#008272" strokeweight="3pt">
                  <v:stroke joinstyle="miter"/>
                  <o:lock v:ext="edit" shapetype="f"/>
                </v:line>
                <v:shape id="Flowchart: Connector 4" o:spid="_x0000_s1067" type="#_x0000_t120" style="position:absolute;left:30196;top:17946;width:1322;height:13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" fillcolor="window" strokecolor="#008272" strokeweight="3pt">
                  <v:stroke joinstyle="miter"/>
                </v:shape>
                <v:shape id="Flowchart: Connector 5" o:spid="_x0000_s1068" type="#_x0000_t120" style="position:absolute;left:25092;top:17946;width:1322;height:13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" fillcolor="window" strokecolor="#008272" strokeweight="3pt">
                  <v:stroke joinstyle="miter"/>
                </v:shape>
                <w10:wrap type="topAndBottom"/>
              </v:group>
            </w:pict>
          </mc:Fallback>
        </mc:AlternateContent>
      </w:r>
      <w:r w:rsidR="00B21DF5">
        <w:t xml:space="preserve">The high-level timeline of the </w:t>
      </w:r>
      <w:r w:rsidR="00E86063">
        <w:t>project</w:t>
      </w:r>
      <w:r w:rsidR="00B21DF5">
        <w:t xml:space="preserve"> is depicted in the following image.</w:t>
      </w:r>
      <w:r w:rsidR="008B0097">
        <w:t xml:space="preserve"> </w:t>
      </w:r>
      <w:r w:rsidR="005F5462">
        <w:t>(</w:t>
      </w:r>
      <w:r w:rsidR="005F5462">
        <w:rPr>
          <w:rStyle w:val="Instructional"/>
        </w:rPr>
        <w:t xml:space="preserve">Several </w:t>
      </w:r>
      <w:r w:rsidR="00330E33">
        <w:rPr>
          <w:rStyle w:val="Instructional"/>
        </w:rPr>
        <w:t xml:space="preserve">additional </w:t>
      </w:r>
      <w:r w:rsidR="005F5462">
        <w:rPr>
          <w:rStyle w:val="Instructional"/>
        </w:rPr>
        <w:t>timeline examples</w:t>
      </w:r>
      <w:r w:rsidR="00467B94">
        <w:rPr>
          <w:rStyle w:val="Instructional"/>
        </w:rPr>
        <w:t xml:space="preserve">, in different </w:t>
      </w:r>
      <w:r w:rsidR="00330E33">
        <w:rPr>
          <w:rStyle w:val="Instructional"/>
        </w:rPr>
        <w:t xml:space="preserve">editable </w:t>
      </w:r>
      <w:r w:rsidR="00467B94">
        <w:rPr>
          <w:rStyle w:val="Instructional"/>
        </w:rPr>
        <w:t>formats</w:t>
      </w:r>
      <w:r w:rsidR="00330E33">
        <w:rPr>
          <w:rStyle w:val="Instructional"/>
        </w:rPr>
        <w:t xml:space="preserve"> and easy to tailor are available at </w:t>
      </w:r>
      <w:hyperlink r:id="rId42" w:history="1">
        <w:r w:rsidR="00330E33" w:rsidRPr="00DC74C4">
          <w:rPr>
            <w:rStyle w:val="Hyperlink"/>
          </w:rPr>
          <w:t>https://aka.ms/ISDRoadmaps</w:t>
        </w:r>
      </w:hyperlink>
      <w:r w:rsidR="00FC063B" w:rsidRPr="00E927BA">
        <w:t>)</w:t>
      </w:r>
    </w:p>
    <w:p w14:paraId="298CE5B3" w14:textId="5D554D62" w:rsidR="001F1316" w:rsidRPr="007E0D01" w:rsidRDefault="004A78A6" w:rsidP="00F22628">
      <w:pPr>
        <w:pStyle w:val="Caption-Figure-Below"/>
        <w:keepNext w:val="0"/>
      </w:pPr>
      <w:bookmarkStart w:id="61" w:name="_Toc222472758"/>
      <w:r w:rsidRPr="007E0D01">
        <w:t xml:space="preserve">Figure </w:t>
      </w:r>
      <w:r>
        <w:fldChar w:fldCharType="begin"/>
      </w:r>
      <w:r>
        <w:instrText>SEQ Figure \* ARABIC</w:instrText>
      </w:r>
      <w:r>
        <w:fldChar w:fldCharType="separate"/>
      </w:r>
      <w:r w:rsidR="00B36830">
        <w:rPr>
          <w:noProof/>
        </w:rPr>
        <w:t>3</w:t>
      </w:r>
      <w:r>
        <w:fldChar w:fldCharType="end"/>
      </w:r>
      <w:r w:rsidRPr="007E0D01">
        <w:t>: High-level timeline</w:t>
      </w:r>
      <w:bookmarkEnd w:id="61"/>
    </w:p>
    <w:p w14:paraId="0A64841B" w14:textId="65D7D631" w:rsidR="00E9443B" w:rsidRDefault="00E86063" w:rsidP="00594D9C">
      <w:pPr>
        <w:pStyle w:val="Heading1NUM"/>
      </w:pPr>
      <w:bookmarkStart w:id="62" w:name="_Ref207893533"/>
      <w:bookmarkStart w:id="63" w:name="_Ref207894712"/>
      <w:bookmarkStart w:id="64" w:name="_Toc225414279"/>
      <w:r>
        <w:t>Project</w:t>
      </w:r>
      <w:r w:rsidR="00594D9C" w:rsidRPr="00594D9C">
        <w:t xml:space="preserve"> organization</w:t>
      </w:r>
      <w:bookmarkEnd w:id="62"/>
      <w:bookmarkEnd w:id="63"/>
      <w:bookmarkEnd w:id="64"/>
    </w:p>
    <w:p w14:paraId="20A06CEF" w14:textId="2A3AD35B" w:rsidR="00E9443B" w:rsidRDefault="00E86063" w:rsidP="004D1B0C">
      <w:pPr>
        <w:pStyle w:val="Heading2NUM"/>
      </w:pPr>
      <w:bookmarkStart w:id="65" w:name="_Ref213430286"/>
      <w:bookmarkStart w:id="66" w:name="_Toc225414280"/>
      <w:r>
        <w:t>Project</w:t>
      </w:r>
      <w:r w:rsidR="004D1B0C" w:rsidRPr="004D1B0C">
        <w:t xml:space="preserve"> staffing</w:t>
      </w:r>
      <w:bookmarkEnd w:id="65"/>
      <w:bookmarkEnd w:id="66"/>
    </w:p>
    <w:p w14:paraId="70D7A0EA" w14:textId="77327DAF" w:rsidR="00537E1C" w:rsidRDefault="00537E1C" w:rsidP="00F72896">
      <w:r w:rsidRPr="00537E1C">
        <w:t xml:space="preserve">The role descriptions for each area in the </w:t>
      </w:r>
      <w:r w:rsidR="00E86063">
        <w:t>project</w:t>
      </w:r>
      <w:r w:rsidRPr="00537E1C">
        <w:t xml:space="preserve"> organization are shown in the roles and responsibilities table in the sections that follow. The capacity available for each Microsoft resource is specified in the WO. If more resource capacity of any role is needed, it can be added through the change management process.</w:t>
      </w:r>
    </w:p>
    <w:p w14:paraId="30ECFEE4" w14:textId="77777777" w:rsidR="00625134" w:rsidRPr="00625134" w:rsidRDefault="00625134" w:rsidP="00625134">
      <w:pPr>
        <w:rPr>
          <w:rStyle w:val="Instructional"/>
        </w:rPr>
      </w:pPr>
      <w:r w:rsidRPr="00625134">
        <w:rPr>
          <w:rStyle w:val="Instructional"/>
        </w:rPr>
        <w:t>As noted previously, this template is best suited for Time and Materials and was written with that in mind. If it is used for fixed fee, careful attention needs to be paid to the bounds on capacity implied throughout. The capacity for a fixed fee would need to be defined in terms of the team provided and the duration over which that team is provided. When the duration is reached, the team is out of available capacity.</w:t>
      </w:r>
    </w:p>
    <w:p w14:paraId="0B8264F8" w14:textId="743DB349" w:rsidR="00625134" w:rsidRDefault="00625134" w:rsidP="00E26C98">
      <w:pPr>
        <w:pStyle w:val="Heading2NUM"/>
      </w:pPr>
      <w:bookmarkStart w:id="67" w:name="_Toc225414281"/>
      <w:r>
        <w:t>Executive steering committee</w:t>
      </w:r>
      <w:bookmarkEnd w:id="67"/>
    </w:p>
    <w:p w14:paraId="17F4C6A4" w14:textId="4D969620" w:rsidR="00CA523B" w:rsidRDefault="00CA523B" w:rsidP="00CA523B">
      <w:r>
        <w:t xml:space="preserve">The executive steering committee provides overall senior management oversight and strategic direction for the </w:t>
      </w:r>
      <w:r w:rsidR="00E86063">
        <w:t>project</w:t>
      </w:r>
      <w:r>
        <w:t xml:space="preserve">. In addition, it removes obstacles for the </w:t>
      </w:r>
      <w:r w:rsidR="00E86063">
        <w:t>project</w:t>
      </w:r>
      <w:r>
        <w:t xml:space="preserve"> team. The executive steering committee for the </w:t>
      </w:r>
      <w:r w:rsidR="00E86063">
        <w:t>project</w:t>
      </w:r>
      <w:r>
        <w:t xml:space="preserve"> will meet per the frequency defined in the communication plan and will include the roles listed in the table below.</w:t>
      </w:r>
    </w:p>
    <w:p w14:paraId="1B275C70" w14:textId="24753641" w:rsidR="00625134" w:rsidRDefault="00CA523B" w:rsidP="00CA523B">
      <w:pPr>
        <w:rPr>
          <w:rStyle w:val="Instructional"/>
        </w:rPr>
      </w:pPr>
      <w:r w:rsidRPr="00CA523B">
        <w:rPr>
          <w:rStyle w:val="Instructional"/>
        </w:rPr>
        <w:lastRenderedPageBreak/>
        <w:t>If necessary, include additional rows as appropriate. By default, all the roles listed below should be included in the SOW. A person may assume more than one role (persona).</w:t>
      </w:r>
    </w:p>
    <w:p w14:paraId="28E22489" w14:textId="7FA079AC" w:rsidR="00CA523B" w:rsidRDefault="00CA523B" w:rsidP="00CA523B">
      <w:pPr>
        <w:pStyle w:val="Caption-Table-Above"/>
      </w:pPr>
      <w:bookmarkStart w:id="68" w:name="_Toc213430942"/>
      <w:r>
        <w:t xml:space="preserve">Table </w:t>
      </w:r>
      <w:r>
        <w:fldChar w:fldCharType="begin"/>
      </w:r>
      <w:r>
        <w:instrText>SEQ Table \* ARABIC</w:instrText>
      </w:r>
      <w:r>
        <w:fldChar w:fldCharType="separate"/>
      </w:r>
      <w:r>
        <w:rPr>
          <w:noProof/>
        </w:rPr>
        <w:t>12</w:t>
      </w:r>
      <w:r>
        <w:fldChar w:fldCharType="end"/>
      </w:r>
      <w:r>
        <w:t>: Executive steering committee roles and responsibilities</w:t>
      </w:r>
      <w:bookmarkEnd w:id="68"/>
    </w:p>
    <w:tbl>
      <w:tblPr>
        <w:tblStyle w:val="RFX-SOWTable"/>
        <w:tblW w:w="9360" w:type="dxa"/>
        <w:tblLook w:val="04A0" w:firstRow="1" w:lastRow="0" w:firstColumn="1" w:lastColumn="0" w:noHBand="0" w:noVBand="1"/>
      </w:tblPr>
      <w:tblGrid>
        <w:gridCol w:w="2160"/>
        <w:gridCol w:w="5220"/>
        <w:gridCol w:w="1980"/>
      </w:tblGrid>
      <w:tr w:rsidR="005F5462" w14:paraId="0E777C2B" w14:textId="77777777" w:rsidTr="00365F8E">
        <w:trPr>
          <w:cnfStyle w:val="100000000000" w:firstRow="1" w:lastRow="0" w:firstColumn="0" w:lastColumn="0" w:oddVBand="0" w:evenVBand="0" w:oddHBand="0" w:evenHBand="0" w:firstRowFirstColumn="0" w:firstRowLastColumn="0" w:lastRowFirstColumn="0" w:lastRowLastColumn="0"/>
          <w:trHeight w:val="300"/>
        </w:trPr>
        <w:tc>
          <w:tcPr>
            <w:tcW w:w="2160" w:type="dxa"/>
          </w:tcPr>
          <w:p w14:paraId="3C973792" w14:textId="4D966FA3" w:rsidR="00CA523B" w:rsidRDefault="00365F8E">
            <w:pPr>
              <w:pStyle w:val="TableText"/>
            </w:pPr>
            <w:r>
              <w:t>Role</w:t>
            </w:r>
          </w:p>
        </w:tc>
        <w:tc>
          <w:tcPr>
            <w:tcW w:w="5220" w:type="dxa"/>
          </w:tcPr>
          <w:p w14:paraId="103BBDAD" w14:textId="797E8BB6" w:rsidR="00CA523B" w:rsidRDefault="00365F8E">
            <w:pPr>
              <w:pStyle w:val="TableText"/>
            </w:pPr>
            <w:r>
              <w:t>Responsibilities/notes</w:t>
            </w:r>
          </w:p>
        </w:tc>
        <w:tc>
          <w:tcPr>
            <w:tcW w:w="1980" w:type="dxa"/>
          </w:tcPr>
          <w:p w14:paraId="5EE83CF5" w14:textId="367EFA0B" w:rsidR="00CA523B" w:rsidRDefault="00365F8E">
            <w:pPr>
              <w:pStyle w:val="TableText"/>
            </w:pPr>
            <w:r>
              <w:t>Responsible party</w:t>
            </w:r>
          </w:p>
        </w:tc>
      </w:tr>
      <w:tr w:rsidR="005F5462" w:rsidRPr="00E15C63" w14:paraId="0FC1AB49" w14:textId="77777777" w:rsidTr="00365F8E">
        <w:trPr>
          <w:cnfStyle w:val="000000100000" w:firstRow="0" w:lastRow="0" w:firstColumn="0" w:lastColumn="0" w:oddVBand="0" w:evenVBand="0" w:oddHBand="1" w:evenHBand="0" w:firstRowFirstColumn="0" w:firstRowLastColumn="0" w:lastRowFirstColumn="0" w:lastRowLastColumn="0"/>
          <w:trHeight w:val="300"/>
        </w:trPr>
        <w:tc>
          <w:tcPr>
            <w:tcW w:w="2160" w:type="dxa"/>
          </w:tcPr>
          <w:p w14:paraId="18E32616" w14:textId="65FF6FBF" w:rsidR="00CA523B" w:rsidRPr="00E15C63" w:rsidRDefault="009177B8">
            <w:pPr>
              <w:pStyle w:val="TableText"/>
            </w:pPr>
            <w:r w:rsidRPr="009177B8">
              <w:t>Executive sponsor</w:t>
            </w:r>
          </w:p>
        </w:tc>
        <w:tc>
          <w:tcPr>
            <w:tcW w:w="5220" w:type="dxa"/>
          </w:tcPr>
          <w:p w14:paraId="5E58F101" w14:textId="518C4919" w:rsidR="00E32423" w:rsidRDefault="00E32423" w:rsidP="00E32423">
            <w:pPr>
              <w:pStyle w:val="Tablebullet1"/>
            </w:pPr>
            <w:r>
              <w:t>Participates in the executive steering committee.</w:t>
            </w:r>
          </w:p>
          <w:p w14:paraId="15228B68" w14:textId="0F645066" w:rsidR="00E32423" w:rsidRDefault="00E32423" w:rsidP="00E32423">
            <w:pPr>
              <w:pStyle w:val="Tablebullet1"/>
            </w:pPr>
            <w:r>
              <w:t xml:space="preserve">Serves as a point of escalation to support clearing </w:t>
            </w:r>
            <w:r w:rsidR="00E86063">
              <w:t>project</w:t>
            </w:r>
            <w:r>
              <w:t xml:space="preserve"> roadblocks.</w:t>
            </w:r>
          </w:p>
          <w:p w14:paraId="694AD8AA" w14:textId="728917ED" w:rsidR="00E32423" w:rsidRDefault="00E32423" w:rsidP="00E32423">
            <w:pPr>
              <w:pStyle w:val="Tablebullet1"/>
            </w:pPr>
            <w:r>
              <w:t xml:space="preserve">Serves as a final arbiter of </w:t>
            </w:r>
            <w:r w:rsidR="00E86063">
              <w:t>project</w:t>
            </w:r>
            <w:r>
              <w:t xml:space="preserve"> issues.</w:t>
            </w:r>
          </w:p>
          <w:p w14:paraId="7766E153" w14:textId="7A8CCE8C" w:rsidR="00E32423" w:rsidRDefault="00E32423" w:rsidP="00E32423">
            <w:pPr>
              <w:pStyle w:val="Tablebullet1"/>
            </w:pPr>
            <w:r>
              <w:t xml:space="preserve">Makes decisions about the </w:t>
            </w:r>
            <w:r w:rsidR="00E86063">
              <w:t>project</w:t>
            </w:r>
            <w:r>
              <w:t xml:space="preserve"> strategic direction.</w:t>
            </w:r>
          </w:p>
          <w:p w14:paraId="5D38D0C3" w14:textId="24AB1179" w:rsidR="00CA523B" w:rsidRPr="00E15C63" w:rsidRDefault="00E32423" w:rsidP="00E32423">
            <w:pPr>
              <w:pStyle w:val="Tablebullet1"/>
            </w:pPr>
            <w:r>
              <w:t>Approves significant change requests.</w:t>
            </w:r>
          </w:p>
        </w:tc>
        <w:tc>
          <w:tcPr>
            <w:tcW w:w="1980" w:type="dxa"/>
          </w:tcPr>
          <w:p w14:paraId="67ADC093" w14:textId="1EC5C066" w:rsidR="00CA523B" w:rsidRPr="00E15C63" w:rsidRDefault="00B83899">
            <w:pPr>
              <w:pStyle w:val="TableText"/>
            </w:pPr>
            <w:r w:rsidRPr="00B83899">
              <w:t>Both Customer and Microsoft</w:t>
            </w:r>
          </w:p>
        </w:tc>
      </w:tr>
      <w:tr w:rsidR="005F5462" w:rsidRPr="00E15C63" w14:paraId="74399FC2" w14:textId="77777777" w:rsidTr="00365F8E">
        <w:trPr>
          <w:cnfStyle w:val="000000010000" w:firstRow="0" w:lastRow="0" w:firstColumn="0" w:lastColumn="0" w:oddVBand="0" w:evenVBand="0" w:oddHBand="0" w:evenHBand="1" w:firstRowFirstColumn="0" w:firstRowLastColumn="0" w:lastRowFirstColumn="0" w:lastRowLastColumn="0"/>
          <w:trHeight w:val="300"/>
        </w:trPr>
        <w:tc>
          <w:tcPr>
            <w:tcW w:w="2160" w:type="dxa"/>
          </w:tcPr>
          <w:p w14:paraId="13D4C7DE" w14:textId="61753750" w:rsidR="00CA523B" w:rsidRPr="002F46C4" w:rsidRDefault="00E86063" w:rsidP="002F46C4">
            <w:pPr>
              <w:pStyle w:val="TableText"/>
            </w:pPr>
            <w:r>
              <w:t>Project</w:t>
            </w:r>
            <w:r w:rsidR="000376D3" w:rsidRPr="002F46C4">
              <w:t xml:space="preserve"> owner</w:t>
            </w:r>
          </w:p>
        </w:tc>
        <w:tc>
          <w:tcPr>
            <w:tcW w:w="5220" w:type="dxa"/>
          </w:tcPr>
          <w:p w14:paraId="1E339E61" w14:textId="3C42E994" w:rsidR="002F46C4" w:rsidRPr="002F46C4" w:rsidRDefault="002F46C4" w:rsidP="002F46C4">
            <w:pPr>
              <w:pStyle w:val="Tablebullet1"/>
            </w:pPr>
            <w:r w:rsidRPr="002F46C4">
              <w:t xml:space="preserve">Serves as the Customer single point of contact and is accountable for the </w:t>
            </w:r>
            <w:r w:rsidR="00E86063">
              <w:t>project</w:t>
            </w:r>
            <w:r w:rsidRPr="002F46C4">
              <w:t>.</w:t>
            </w:r>
          </w:p>
          <w:p w14:paraId="3D4FAD21" w14:textId="3A49154F" w:rsidR="002F46C4" w:rsidRPr="002F46C4" w:rsidRDefault="002F46C4" w:rsidP="002F46C4">
            <w:pPr>
              <w:pStyle w:val="Tablebullet1"/>
            </w:pPr>
            <w:r w:rsidRPr="002F46C4">
              <w:t>Interacts with executive sponsors from both the Customer and Microsoft.</w:t>
            </w:r>
          </w:p>
          <w:p w14:paraId="34B1A62D" w14:textId="2EF76E5C" w:rsidR="002F46C4" w:rsidRPr="002F46C4" w:rsidRDefault="002F46C4" w:rsidP="002F46C4">
            <w:pPr>
              <w:pStyle w:val="Tablebullet1"/>
            </w:pPr>
            <w:r w:rsidRPr="002F46C4">
              <w:t>Routinely engages with the Microsoft Delivery Management Executive (DME) or program director.</w:t>
            </w:r>
          </w:p>
          <w:p w14:paraId="650459E7" w14:textId="18FB1D8C" w:rsidR="00CA523B" w:rsidRPr="002F46C4" w:rsidRDefault="002F46C4" w:rsidP="002F46C4">
            <w:pPr>
              <w:pStyle w:val="Tablebullet1"/>
            </w:pPr>
            <w:r w:rsidRPr="002F46C4">
              <w:t>Works to eliminate the Customer-related issues hindering or impeding implementation.</w:t>
            </w:r>
          </w:p>
        </w:tc>
        <w:tc>
          <w:tcPr>
            <w:tcW w:w="1980" w:type="dxa"/>
          </w:tcPr>
          <w:p w14:paraId="72F9CCFB" w14:textId="3CDA84C7" w:rsidR="00CA523B" w:rsidRPr="002F46C4" w:rsidRDefault="0040501B" w:rsidP="002F46C4">
            <w:pPr>
              <w:pStyle w:val="TableText"/>
            </w:pPr>
            <w:r w:rsidRPr="002F46C4">
              <w:t>Customer</w:t>
            </w:r>
          </w:p>
        </w:tc>
      </w:tr>
      <w:tr w:rsidR="005F5462" w:rsidRPr="00E15C63" w14:paraId="799E7F6A" w14:textId="77777777" w:rsidTr="00365F8E">
        <w:trPr>
          <w:cnfStyle w:val="000000100000" w:firstRow="0" w:lastRow="0" w:firstColumn="0" w:lastColumn="0" w:oddVBand="0" w:evenVBand="0" w:oddHBand="1" w:evenHBand="0" w:firstRowFirstColumn="0" w:firstRowLastColumn="0" w:lastRowFirstColumn="0" w:lastRowLastColumn="0"/>
          <w:trHeight w:val="300"/>
        </w:trPr>
        <w:tc>
          <w:tcPr>
            <w:tcW w:w="2160" w:type="dxa"/>
          </w:tcPr>
          <w:p w14:paraId="61B2C8F0" w14:textId="5C8B8EA5" w:rsidR="00CA523B" w:rsidRPr="009B3B7A" w:rsidRDefault="00633645" w:rsidP="009B3B7A">
            <w:pPr>
              <w:pStyle w:val="TableText"/>
            </w:pPr>
            <w:r w:rsidRPr="009B3B7A">
              <w:t>Delivery Management Executive (DME)</w:t>
            </w:r>
          </w:p>
        </w:tc>
        <w:tc>
          <w:tcPr>
            <w:tcW w:w="5220" w:type="dxa"/>
          </w:tcPr>
          <w:p w14:paraId="0F3E4B30" w14:textId="3897DAEB" w:rsidR="009B3B7A" w:rsidRPr="009B3B7A" w:rsidRDefault="009B3B7A" w:rsidP="009B3B7A">
            <w:pPr>
              <w:pStyle w:val="Tablebullet1"/>
            </w:pPr>
            <w:r w:rsidRPr="009B3B7A">
              <w:t>Serve</w:t>
            </w:r>
            <w:r w:rsidR="00667E74">
              <w:t>s</w:t>
            </w:r>
            <w:r w:rsidRPr="009B3B7A">
              <w:t xml:space="preserve"> as the point of escalation to support clearing </w:t>
            </w:r>
            <w:r w:rsidR="00E86063">
              <w:t>project</w:t>
            </w:r>
            <w:r w:rsidRPr="009B3B7A">
              <w:t xml:space="preserve"> roadblocks. </w:t>
            </w:r>
          </w:p>
          <w:p w14:paraId="22D39BF2" w14:textId="379B26F5" w:rsidR="00CA523B" w:rsidRPr="009B3B7A" w:rsidRDefault="009B3B7A" w:rsidP="009B3B7A">
            <w:pPr>
              <w:pStyle w:val="Tablebullet1"/>
            </w:pPr>
            <w:r w:rsidRPr="009B3B7A">
              <w:t>Leads the executive steering committee with Microsoft project manager.</w:t>
            </w:r>
          </w:p>
        </w:tc>
        <w:tc>
          <w:tcPr>
            <w:tcW w:w="1980" w:type="dxa"/>
          </w:tcPr>
          <w:p w14:paraId="2B1256F3" w14:textId="6D158DEE" w:rsidR="00CA523B" w:rsidRPr="009B3B7A" w:rsidRDefault="00863340" w:rsidP="009B3B7A">
            <w:pPr>
              <w:pStyle w:val="TableText"/>
            </w:pPr>
            <w:r w:rsidRPr="009B3B7A">
              <w:t>Microsoft</w:t>
            </w:r>
          </w:p>
        </w:tc>
      </w:tr>
      <w:tr w:rsidR="005F5462" w:rsidRPr="00E15C63" w14:paraId="41C525B1" w14:textId="77777777" w:rsidTr="00365F8E">
        <w:trPr>
          <w:cnfStyle w:val="000000010000" w:firstRow="0" w:lastRow="0" w:firstColumn="0" w:lastColumn="0" w:oddVBand="0" w:evenVBand="0" w:oddHBand="0" w:evenHBand="1" w:firstRowFirstColumn="0" w:firstRowLastColumn="0" w:lastRowFirstColumn="0" w:lastRowLastColumn="0"/>
          <w:trHeight w:val="300"/>
        </w:trPr>
        <w:tc>
          <w:tcPr>
            <w:tcW w:w="2160" w:type="dxa"/>
          </w:tcPr>
          <w:p w14:paraId="508B0F3A" w14:textId="0D7A12DF" w:rsidR="00341B0F" w:rsidRPr="00E15C63" w:rsidRDefault="00341B0F" w:rsidP="00341B0F">
            <w:pPr>
              <w:pStyle w:val="TableText"/>
            </w:pPr>
            <w:commentRangeStart w:id="69"/>
            <w:r w:rsidRPr="00341B0F">
              <w:t>Pro</w:t>
            </w:r>
            <w:r w:rsidR="00C83F35">
              <w:t>ject</w:t>
            </w:r>
            <w:r w:rsidRPr="00341B0F">
              <w:t xml:space="preserve"> </w:t>
            </w:r>
            <w:commentRangeEnd w:id="69"/>
            <w:r w:rsidR="003456CF" w:rsidRPr="00341B0F">
              <w:rPr>
                <w:rStyle w:val="CommentReference"/>
                <w:sz w:val="20"/>
                <w:szCs w:val="24"/>
              </w:rPr>
              <w:commentReference w:id="69"/>
            </w:r>
            <w:r w:rsidRPr="00341B0F">
              <w:t>manager</w:t>
            </w:r>
          </w:p>
        </w:tc>
        <w:tc>
          <w:tcPr>
            <w:tcW w:w="5220" w:type="dxa"/>
          </w:tcPr>
          <w:p w14:paraId="4F7B31BC" w14:textId="0A5DB7A6" w:rsidR="00BB7D69" w:rsidRDefault="00BB7D69" w:rsidP="00BB7D69">
            <w:pPr>
              <w:pStyle w:val="Tablebullet1"/>
            </w:pPr>
            <w:r>
              <w:t>Serves as the primary point of contact and takes accountability for service delivery.</w:t>
            </w:r>
          </w:p>
          <w:p w14:paraId="442FD66F" w14:textId="7CD768AB" w:rsidR="00BB7D69" w:rsidRDefault="00BB7D69" w:rsidP="00BB7D69">
            <w:pPr>
              <w:pStyle w:val="Tablebullet1"/>
            </w:pPr>
            <w:r>
              <w:t xml:space="preserve">Serves as the point of contact for contract extensions, personnel matters, and billing.  </w:t>
            </w:r>
          </w:p>
          <w:p w14:paraId="7A4231B1" w14:textId="35FD264D" w:rsidR="00BB7D69" w:rsidRDefault="00BB7D69" w:rsidP="00BB7D69">
            <w:pPr>
              <w:pStyle w:val="Tablebullet1"/>
            </w:pPr>
            <w:r>
              <w:t>Serves as an escalation point for delivery issues to Microsoft senior leadership.</w:t>
            </w:r>
          </w:p>
          <w:p w14:paraId="58795D8B" w14:textId="6A38752F" w:rsidR="00BB7D69" w:rsidRDefault="00BB7D69" w:rsidP="00BB7D69">
            <w:pPr>
              <w:pStyle w:val="Tablebullet1"/>
            </w:pPr>
            <w:r>
              <w:t>Drives Customer satisfaction – both what is being delivered, and how it is being delivered.</w:t>
            </w:r>
          </w:p>
          <w:p w14:paraId="43067C48" w14:textId="500C36FA" w:rsidR="00BB7D69" w:rsidRDefault="00BB7D69" w:rsidP="00BB7D69">
            <w:pPr>
              <w:pStyle w:val="Tablebullet1"/>
            </w:pPr>
            <w:r>
              <w:t xml:space="preserve">Leads </w:t>
            </w:r>
            <w:r w:rsidR="00E86063">
              <w:t>project</w:t>
            </w:r>
            <w:r>
              <w:t xml:space="preserve"> quality reviews with the Customer executive sponsor to assist with “conditions of satisfaction.”</w:t>
            </w:r>
          </w:p>
          <w:p w14:paraId="6ADAA760" w14:textId="1D374A42" w:rsidR="00BB7D69" w:rsidRDefault="00BB7D69" w:rsidP="00BB7D69">
            <w:pPr>
              <w:pStyle w:val="Tablebullet1"/>
            </w:pPr>
            <w:r>
              <w:t xml:space="preserve">Oversees and coordinates the overall Microsoft </w:t>
            </w:r>
            <w:r w:rsidR="00E86063">
              <w:t>project</w:t>
            </w:r>
            <w:r>
              <w:t xml:space="preserve"> and delivers it on schedule.</w:t>
            </w:r>
          </w:p>
          <w:p w14:paraId="61540A2E" w14:textId="44EAA743" w:rsidR="00BB7D69" w:rsidRDefault="00BB7D69" w:rsidP="00BB7D69">
            <w:pPr>
              <w:pStyle w:val="Tablebullet1"/>
            </w:pPr>
            <w:r>
              <w:t xml:space="preserve">Takes responsibility for Microsoft resource allocation, risk management, </w:t>
            </w:r>
            <w:r w:rsidR="00E86063">
              <w:t>project</w:t>
            </w:r>
            <w:r>
              <w:t xml:space="preserve"> priorities, and communication to executive management.</w:t>
            </w:r>
          </w:p>
          <w:p w14:paraId="01D3F885" w14:textId="726F1616" w:rsidR="00341B0F" w:rsidRPr="00E15C63" w:rsidRDefault="00BB7D69" w:rsidP="00BB7D69">
            <w:pPr>
              <w:pStyle w:val="Tablebullet1"/>
            </w:pPr>
            <w:r>
              <w:t>Coordinates decisions within three business days, or according to an otherwise agreed-upon timeline.</w:t>
            </w:r>
          </w:p>
        </w:tc>
        <w:tc>
          <w:tcPr>
            <w:tcW w:w="1980" w:type="dxa"/>
          </w:tcPr>
          <w:p w14:paraId="3BF1AEA1" w14:textId="6AB92502" w:rsidR="00341B0F" w:rsidRPr="00E15C63" w:rsidRDefault="00341B0F" w:rsidP="00341B0F">
            <w:pPr>
              <w:pStyle w:val="TableText"/>
            </w:pPr>
            <w:r w:rsidRPr="009B3B7A">
              <w:t>Microsoft</w:t>
            </w:r>
          </w:p>
        </w:tc>
      </w:tr>
    </w:tbl>
    <w:p w14:paraId="11DB3F5C" w14:textId="1C7FC0F1" w:rsidR="00BB7D69" w:rsidRDefault="00BB7D69" w:rsidP="00E26C98">
      <w:pPr>
        <w:pStyle w:val="Heading2NUM"/>
      </w:pPr>
      <w:bookmarkStart w:id="70" w:name="_Toc225414282"/>
      <w:r>
        <w:lastRenderedPageBreak/>
        <w:t>Product council</w:t>
      </w:r>
      <w:bookmarkEnd w:id="70"/>
    </w:p>
    <w:p w14:paraId="0D5BE9D6" w14:textId="7447E72B" w:rsidR="00BB7D69" w:rsidRDefault="004F072F" w:rsidP="00BB7D69">
      <w:r w:rsidRPr="004F072F">
        <w:t>The product council is the primary mechanism for aligning stakeholders and dealing with competing priorities. It acts as the forum where the strategy is agreed upon so that all key decision makers understand what decisions are being made about the direction of the product and why. The product council allows the feature teams to maintain autonomy while simultaneously determining the overall priorities for business outcomes.</w:t>
      </w:r>
    </w:p>
    <w:commentRangeStart w:id="71"/>
    <w:p w14:paraId="05A32AEA" w14:textId="77777777" w:rsidR="00B36830" w:rsidRDefault="006E1FCE" w:rsidP="00B36830">
      <w:pPr>
        <w:keepNext/>
      </w:pPr>
      <w:r>
        <w:object w:dxaOrig="9599" w:dyaOrig="2520" w14:anchorId="2DADDF4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5.5pt;height:129.75pt" o:ole="">
            <v:imagedata r:id="rId43" o:title=""/>
          </v:shape>
          <o:OLEObject Type="Embed" ProgID="PowerPoint.Slide.12" ShapeID="_x0000_i1025" DrawAspect="Content" ObjectID="_1840274283" r:id="rId44"/>
        </w:object>
      </w:r>
      <w:commentRangeEnd w:id="71"/>
      <w:r>
        <w:rPr>
          <w:rStyle w:val="CommentReference"/>
          <w:sz w:val="20"/>
          <w:szCs w:val="20"/>
        </w:rPr>
        <w:commentReference w:id="71"/>
      </w:r>
    </w:p>
    <w:p w14:paraId="62B98042" w14:textId="4E51BD28" w:rsidR="004F072F" w:rsidRDefault="00B36830" w:rsidP="00B36830">
      <w:pPr>
        <w:pStyle w:val="Caption-Figure-Below"/>
      </w:pPr>
      <w:bookmarkStart w:id="72" w:name="_Toc222472759"/>
      <w:r>
        <w:t>Figure SEQ Figure \* ARABIC</w:t>
      </w:r>
      <w:r>
        <w:rPr>
          <w:noProof/>
        </w:rPr>
        <w:t>4</w:t>
      </w:r>
      <w:r>
        <w:t>: Product council</w:t>
      </w:r>
      <w:bookmarkEnd w:id="72"/>
    </w:p>
    <w:p w14:paraId="14498D10" w14:textId="77777777" w:rsidR="00057A6F" w:rsidRDefault="00057A6F" w:rsidP="00057A6F">
      <w:r>
        <w:t>Ultimately, the product council is formed to define and share the product strategy and roadmap. It also makes decisions needed to resolve any conflicting product priorities.</w:t>
      </w:r>
    </w:p>
    <w:p w14:paraId="4C67012A" w14:textId="64B5586E" w:rsidR="00B36830" w:rsidRDefault="00057A6F" w:rsidP="00057A6F">
      <w:r>
        <w:t>In addition to the roles listed below, all product managers and technical leads from the individual feature teams are also members of the product council.</w:t>
      </w:r>
    </w:p>
    <w:p w14:paraId="16FED7DB" w14:textId="449130A7" w:rsidR="00057A6F" w:rsidRDefault="00057A6F" w:rsidP="00057A6F">
      <w:pPr>
        <w:pStyle w:val="Caption-Table-Above"/>
      </w:pPr>
      <w:bookmarkStart w:id="73" w:name="_Toc213430943"/>
      <w:r>
        <w:t xml:space="preserve">Table </w:t>
      </w:r>
      <w:r>
        <w:fldChar w:fldCharType="begin"/>
      </w:r>
      <w:r>
        <w:instrText>SEQ Table \* ARABIC</w:instrText>
      </w:r>
      <w:r>
        <w:fldChar w:fldCharType="separate"/>
      </w:r>
      <w:r>
        <w:rPr>
          <w:noProof/>
        </w:rPr>
        <w:t>13</w:t>
      </w:r>
      <w:r>
        <w:fldChar w:fldCharType="end"/>
      </w:r>
      <w:r>
        <w:t>: Product council roles and responsibilities</w:t>
      </w:r>
      <w:bookmarkEnd w:id="73"/>
    </w:p>
    <w:tbl>
      <w:tblPr>
        <w:tblStyle w:val="RFX-SOWTable"/>
        <w:tblW w:w="9360" w:type="dxa"/>
        <w:tblLook w:val="04A0" w:firstRow="1" w:lastRow="0" w:firstColumn="1" w:lastColumn="0" w:noHBand="0" w:noVBand="1"/>
      </w:tblPr>
      <w:tblGrid>
        <w:gridCol w:w="2160"/>
        <w:gridCol w:w="5220"/>
        <w:gridCol w:w="1980"/>
      </w:tblGrid>
      <w:tr w:rsidR="00467B94" w14:paraId="51602E48" w14:textId="77777777" w:rsidTr="00E25DC4">
        <w:trPr>
          <w:cnfStyle w:val="100000000000" w:firstRow="1" w:lastRow="0" w:firstColumn="0" w:lastColumn="0" w:oddVBand="0" w:evenVBand="0" w:oddHBand="0" w:evenHBand="0" w:firstRowFirstColumn="0" w:firstRowLastColumn="0" w:lastRowFirstColumn="0" w:lastRowLastColumn="0"/>
          <w:trHeight w:val="300"/>
        </w:trPr>
        <w:tc>
          <w:tcPr>
            <w:tcW w:w="2160" w:type="dxa"/>
          </w:tcPr>
          <w:p w14:paraId="49AB9817" w14:textId="77777777" w:rsidR="00057A6F" w:rsidRDefault="00057A6F">
            <w:pPr>
              <w:pStyle w:val="TableText"/>
            </w:pPr>
            <w:r>
              <w:t>Role</w:t>
            </w:r>
          </w:p>
        </w:tc>
        <w:tc>
          <w:tcPr>
            <w:tcW w:w="5220" w:type="dxa"/>
          </w:tcPr>
          <w:p w14:paraId="56F698A6" w14:textId="77777777" w:rsidR="00057A6F" w:rsidRDefault="00057A6F">
            <w:pPr>
              <w:pStyle w:val="TableText"/>
            </w:pPr>
            <w:r>
              <w:t>Responsibilities/notes</w:t>
            </w:r>
          </w:p>
        </w:tc>
        <w:tc>
          <w:tcPr>
            <w:tcW w:w="1980" w:type="dxa"/>
          </w:tcPr>
          <w:p w14:paraId="4D4B0088" w14:textId="77777777" w:rsidR="00057A6F" w:rsidRDefault="00057A6F">
            <w:pPr>
              <w:pStyle w:val="TableText"/>
            </w:pPr>
            <w:r>
              <w:t>Responsible party</w:t>
            </w:r>
          </w:p>
        </w:tc>
      </w:tr>
      <w:tr w:rsidR="00467B94" w:rsidRPr="00E15C63" w14:paraId="10ACE406" w14:textId="77777777">
        <w:trPr>
          <w:cnfStyle w:val="000000100000" w:firstRow="0" w:lastRow="0" w:firstColumn="0" w:lastColumn="0" w:oddVBand="0" w:evenVBand="0" w:oddHBand="1" w:evenHBand="0" w:firstRowFirstColumn="0" w:firstRowLastColumn="0" w:lastRowFirstColumn="0" w:lastRowLastColumn="0"/>
          <w:trHeight w:val="300"/>
        </w:trPr>
        <w:tc>
          <w:tcPr>
            <w:tcW w:w="2160" w:type="dxa"/>
          </w:tcPr>
          <w:p w14:paraId="71DC67EE" w14:textId="5037FF57" w:rsidR="00057A6F" w:rsidRPr="00E15C63" w:rsidRDefault="001116DB">
            <w:pPr>
              <w:pStyle w:val="TableText"/>
            </w:pPr>
            <w:r w:rsidRPr="001116DB">
              <w:t>Group product manager</w:t>
            </w:r>
          </w:p>
        </w:tc>
        <w:tc>
          <w:tcPr>
            <w:tcW w:w="5220" w:type="dxa"/>
          </w:tcPr>
          <w:p w14:paraId="1D3AC870" w14:textId="77777777" w:rsidR="00351B54" w:rsidRDefault="00351B54" w:rsidP="00351B54">
            <w:pPr>
              <w:pStyle w:val="Tablebullet1"/>
            </w:pPr>
            <w:r>
              <w:t>Defines the product vision and strategy, including OKRs, to provide clarity, focus, and alignment with strategic Customer priorities and desired business outcomes.</w:t>
            </w:r>
          </w:p>
          <w:p w14:paraId="73282F40" w14:textId="77777777" w:rsidR="00351B54" w:rsidRDefault="00351B54" w:rsidP="00351B54">
            <w:pPr>
              <w:pStyle w:val="Tablebullet1"/>
            </w:pPr>
            <w:r>
              <w:t>Coordinates all activities to meet specific business value-driven requirements.</w:t>
            </w:r>
          </w:p>
          <w:p w14:paraId="67A99DCA" w14:textId="77777777" w:rsidR="00351B54" w:rsidRDefault="00351B54" w:rsidP="00351B54">
            <w:pPr>
              <w:pStyle w:val="Tablebullet1"/>
            </w:pPr>
            <w:r>
              <w:t>Coordinates with business units for sponsorship and budgeting.</w:t>
            </w:r>
          </w:p>
          <w:p w14:paraId="71172BD1" w14:textId="77777777" w:rsidR="00351B54" w:rsidRDefault="00351B54" w:rsidP="00351B54">
            <w:pPr>
              <w:pStyle w:val="Tablebullet1"/>
            </w:pPr>
            <w:r>
              <w:t>Effectively communicates, collaborates, and coordinates with all relevant IT and business stakeholders.</w:t>
            </w:r>
          </w:p>
          <w:p w14:paraId="1D1126AE" w14:textId="20F8DE2C" w:rsidR="00057A6F" w:rsidRPr="00E15C63" w:rsidRDefault="00351B54" w:rsidP="00351B54">
            <w:pPr>
              <w:pStyle w:val="Tablebullet1"/>
            </w:pPr>
            <w:r>
              <w:t>Establishes and maintains an effective and functioning internal sourcing and feedback loop process to gather and improve product capabilities.</w:t>
            </w:r>
          </w:p>
        </w:tc>
        <w:tc>
          <w:tcPr>
            <w:tcW w:w="1980" w:type="dxa"/>
          </w:tcPr>
          <w:p w14:paraId="36059EE1" w14:textId="46B94C6E" w:rsidR="00057A6F" w:rsidRPr="00E15C63" w:rsidRDefault="00351B54">
            <w:pPr>
              <w:pStyle w:val="TableText"/>
            </w:pPr>
            <w:r>
              <w:t>Microsoft</w:t>
            </w:r>
          </w:p>
        </w:tc>
      </w:tr>
      <w:tr w:rsidR="00467B94" w:rsidRPr="00E15C63" w14:paraId="6C18AF65" w14:textId="77777777">
        <w:trPr>
          <w:cnfStyle w:val="000000010000" w:firstRow="0" w:lastRow="0" w:firstColumn="0" w:lastColumn="0" w:oddVBand="0" w:evenVBand="0" w:oddHBand="0" w:evenHBand="1" w:firstRowFirstColumn="0" w:firstRowLastColumn="0" w:lastRowFirstColumn="0" w:lastRowLastColumn="0"/>
          <w:trHeight w:val="300"/>
        </w:trPr>
        <w:tc>
          <w:tcPr>
            <w:tcW w:w="2160" w:type="dxa"/>
          </w:tcPr>
          <w:p w14:paraId="53B47C31" w14:textId="47C2B70A" w:rsidR="00057A6F" w:rsidRPr="002F46C4" w:rsidRDefault="000A3E96">
            <w:pPr>
              <w:pStyle w:val="TableText"/>
            </w:pPr>
            <w:r w:rsidRPr="000A3E96">
              <w:t>Engineering manager</w:t>
            </w:r>
          </w:p>
        </w:tc>
        <w:tc>
          <w:tcPr>
            <w:tcW w:w="5220" w:type="dxa"/>
          </w:tcPr>
          <w:p w14:paraId="5C6218E0" w14:textId="77777777" w:rsidR="003C2307" w:rsidRDefault="003C2307" w:rsidP="003C2307">
            <w:pPr>
              <w:pStyle w:val="Tablebullet1"/>
            </w:pPr>
            <w:r>
              <w:t>Sets the strategic direction for architecture of the products being developed.</w:t>
            </w:r>
          </w:p>
          <w:p w14:paraId="3A612550" w14:textId="77777777" w:rsidR="003C2307" w:rsidRDefault="003C2307" w:rsidP="003C2307">
            <w:pPr>
              <w:pStyle w:val="Tablebullet1"/>
            </w:pPr>
            <w:r>
              <w:lastRenderedPageBreak/>
              <w:t>Facilitates alignment to desired business outcomes and OKRs for all products.</w:t>
            </w:r>
          </w:p>
          <w:p w14:paraId="3BE14308" w14:textId="77777777" w:rsidR="003C2307" w:rsidRDefault="003C2307" w:rsidP="003C2307">
            <w:pPr>
              <w:pStyle w:val="Tablebullet1"/>
            </w:pPr>
            <w:r>
              <w:t>Leads the product council from a technical perspective.</w:t>
            </w:r>
          </w:p>
          <w:p w14:paraId="4BD562FF" w14:textId="77777777" w:rsidR="003C2307" w:rsidRDefault="003C2307" w:rsidP="003C2307">
            <w:pPr>
              <w:pStyle w:val="Tablebullet1"/>
            </w:pPr>
            <w:r>
              <w:t>Serves as the technical person responsible for user story/PBI backlog decisions during sprint planning and defines validation criteria for work items.</w:t>
            </w:r>
          </w:p>
          <w:p w14:paraId="5443A95A" w14:textId="77777777" w:rsidR="003C2307" w:rsidRDefault="003C2307" w:rsidP="003C2307">
            <w:pPr>
              <w:pStyle w:val="Tablebullet1"/>
            </w:pPr>
            <w:r>
              <w:t>Helps the product managers prioritize and manage the product backlog.</w:t>
            </w:r>
          </w:p>
          <w:p w14:paraId="42C4BDEF" w14:textId="77777777" w:rsidR="003C2307" w:rsidRDefault="003C2307" w:rsidP="003C2307">
            <w:pPr>
              <w:pStyle w:val="Tablebullet1"/>
            </w:pPr>
            <w:r>
              <w:t>Facilitates conversations between product stakeholders so that the product managers can make informed decisions.</w:t>
            </w:r>
          </w:p>
          <w:p w14:paraId="10B7444E" w14:textId="490FBD0A" w:rsidR="003C2307" w:rsidRDefault="003C2307" w:rsidP="003C2307">
            <w:pPr>
              <w:pStyle w:val="Tablebullet1"/>
            </w:pPr>
            <w:r>
              <w:t xml:space="preserve">Collaborates with the Customer to define the set of security and data protection principles to which the </w:t>
            </w:r>
            <w:r w:rsidR="00E86063">
              <w:t>project</w:t>
            </w:r>
            <w:r>
              <w:t xml:space="preserve"> must adhere.</w:t>
            </w:r>
          </w:p>
          <w:p w14:paraId="5DA3A296" w14:textId="61C42CF1" w:rsidR="00057A6F" w:rsidRPr="002F46C4" w:rsidRDefault="003C2307" w:rsidP="003C2307">
            <w:pPr>
              <w:pStyle w:val="Tablebullet1"/>
            </w:pPr>
            <w:r>
              <w:t>Reviews technical designs from feature teams to determine compliance.</w:t>
            </w:r>
          </w:p>
        </w:tc>
        <w:tc>
          <w:tcPr>
            <w:tcW w:w="1980" w:type="dxa"/>
          </w:tcPr>
          <w:p w14:paraId="69A14D20" w14:textId="23EEFDCC" w:rsidR="00057A6F" w:rsidRPr="002F46C4" w:rsidRDefault="000A3E96">
            <w:pPr>
              <w:pStyle w:val="TableText"/>
            </w:pPr>
            <w:r>
              <w:lastRenderedPageBreak/>
              <w:t>Microsoft</w:t>
            </w:r>
          </w:p>
        </w:tc>
      </w:tr>
      <w:tr w:rsidR="00467B94" w:rsidRPr="00E15C63" w14:paraId="5AAF1E07" w14:textId="77777777">
        <w:trPr>
          <w:cnfStyle w:val="000000100000" w:firstRow="0" w:lastRow="0" w:firstColumn="0" w:lastColumn="0" w:oddVBand="0" w:evenVBand="0" w:oddHBand="1" w:evenHBand="0" w:firstRowFirstColumn="0" w:firstRowLastColumn="0" w:lastRowFirstColumn="0" w:lastRowLastColumn="0"/>
          <w:trHeight w:val="300"/>
        </w:trPr>
        <w:tc>
          <w:tcPr>
            <w:tcW w:w="2160" w:type="dxa"/>
          </w:tcPr>
          <w:p w14:paraId="0A0DAFAE" w14:textId="5177C3B3" w:rsidR="00057A6F" w:rsidRPr="009B3B7A" w:rsidRDefault="005F0534">
            <w:pPr>
              <w:pStyle w:val="TableText"/>
            </w:pPr>
            <w:r w:rsidRPr="005F0534">
              <w:t>Project manager</w:t>
            </w:r>
          </w:p>
        </w:tc>
        <w:tc>
          <w:tcPr>
            <w:tcW w:w="5220" w:type="dxa"/>
          </w:tcPr>
          <w:p w14:paraId="2CC00378" w14:textId="1147186C" w:rsidR="008C01C2" w:rsidRDefault="008C01C2" w:rsidP="008C01C2">
            <w:pPr>
              <w:pStyle w:val="Tablebullet1"/>
            </w:pPr>
            <w:r>
              <w:t xml:space="preserve">Oversees and coordinates the overall </w:t>
            </w:r>
            <w:r w:rsidR="00E86063">
              <w:t>project</w:t>
            </w:r>
            <w:r>
              <w:t xml:space="preserve"> and delivers it on schedule.</w:t>
            </w:r>
          </w:p>
          <w:p w14:paraId="5D51EF47" w14:textId="35E3F0F6" w:rsidR="008C01C2" w:rsidRDefault="008C01C2" w:rsidP="008C01C2">
            <w:pPr>
              <w:pStyle w:val="Tablebullet1"/>
            </w:pPr>
            <w:r>
              <w:t xml:space="preserve">Oversees the Customer resource allocation, risk management, </w:t>
            </w:r>
            <w:r w:rsidR="00E86063">
              <w:t>project</w:t>
            </w:r>
            <w:r>
              <w:t xml:space="preserve"> priorities, and communication with executive management.</w:t>
            </w:r>
          </w:p>
          <w:p w14:paraId="2B556B15" w14:textId="77777777" w:rsidR="008C01C2" w:rsidRDefault="008C01C2" w:rsidP="008C01C2">
            <w:pPr>
              <w:pStyle w:val="Tablebullet1"/>
            </w:pPr>
            <w:r>
              <w:t>Coordinates decisions within three business days, or according to an otherwise agreed-upon timeline.</w:t>
            </w:r>
          </w:p>
          <w:p w14:paraId="06F9DAE0" w14:textId="01D257D5" w:rsidR="008C01C2" w:rsidRDefault="008C01C2" w:rsidP="008C01C2">
            <w:pPr>
              <w:pStyle w:val="Tablebullet1"/>
            </w:pPr>
            <w:r>
              <w:t xml:space="preserve">Communicates the </w:t>
            </w:r>
            <w:r w:rsidR="00E86063">
              <w:t>project</w:t>
            </w:r>
            <w:r>
              <w:t xml:space="preserve"> efforts and activities to the Customer executive committee members and stakeholders.</w:t>
            </w:r>
          </w:p>
          <w:p w14:paraId="47E919C0" w14:textId="3A4E7979" w:rsidR="00057A6F" w:rsidRPr="009B3B7A" w:rsidRDefault="008C01C2" w:rsidP="008C01C2">
            <w:pPr>
              <w:pStyle w:val="Tablebullet1"/>
            </w:pPr>
            <w:r>
              <w:t>Responsible for capturing and managing success expectations.</w:t>
            </w:r>
          </w:p>
        </w:tc>
        <w:tc>
          <w:tcPr>
            <w:tcW w:w="1980" w:type="dxa"/>
          </w:tcPr>
          <w:p w14:paraId="548DB03E" w14:textId="21FCB5E1" w:rsidR="00057A6F" w:rsidRPr="009B3B7A" w:rsidRDefault="005F0534">
            <w:pPr>
              <w:pStyle w:val="TableText"/>
            </w:pPr>
            <w:r>
              <w:t>Customer</w:t>
            </w:r>
          </w:p>
        </w:tc>
      </w:tr>
      <w:tr w:rsidR="00467B94" w:rsidRPr="00E15C63" w14:paraId="2DA265ED" w14:textId="77777777">
        <w:trPr>
          <w:cnfStyle w:val="000000010000" w:firstRow="0" w:lastRow="0" w:firstColumn="0" w:lastColumn="0" w:oddVBand="0" w:evenVBand="0" w:oddHBand="0" w:evenHBand="1" w:firstRowFirstColumn="0" w:firstRowLastColumn="0" w:lastRowFirstColumn="0" w:lastRowLastColumn="0"/>
          <w:trHeight w:val="300"/>
        </w:trPr>
        <w:tc>
          <w:tcPr>
            <w:tcW w:w="2160" w:type="dxa"/>
          </w:tcPr>
          <w:p w14:paraId="0B1FD4C7" w14:textId="5CF3FA27" w:rsidR="00057A6F" w:rsidRPr="00E15C63" w:rsidRDefault="00BC4852">
            <w:pPr>
              <w:pStyle w:val="TableText"/>
            </w:pPr>
            <w:r w:rsidRPr="00BC4852">
              <w:t>Business stakeholders</w:t>
            </w:r>
          </w:p>
        </w:tc>
        <w:tc>
          <w:tcPr>
            <w:tcW w:w="5220" w:type="dxa"/>
          </w:tcPr>
          <w:p w14:paraId="6EB93264" w14:textId="77777777" w:rsidR="00DB10D2" w:rsidRDefault="00DB10D2" w:rsidP="00DB10D2">
            <w:pPr>
              <w:pStyle w:val="Tablebullet1"/>
            </w:pPr>
            <w:r>
              <w:t>Provides direction on business outcomes.</w:t>
            </w:r>
          </w:p>
          <w:p w14:paraId="56366749" w14:textId="51CF0D47" w:rsidR="00057A6F" w:rsidRPr="00E15C63" w:rsidRDefault="00DB10D2" w:rsidP="00DB10D2">
            <w:pPr>
              <w:pStyle w:val="Tablebullet1"/>
            </w:pPr>
            <w:r>
              <w:t>Maintains communication with Customer personnel assigned to feature teams (for example, SMEs).</w:t>
            </w:r>
          </w:p>
        </w:tc>
        <w:tc>
          <w:tcPr>
            <w:tcW w:w="1980" w:type="dxa"/>
          </w:tcPr>
          <w:p w14:paraId="00252FAB" w14:textId="43B5EFAB" w:rsidR="00057A6F" w:rsidRPr="00E15C63" w:rsidRDefault="002A755C">
            <w:pPr>
              <w:pStyle w:val="TableText"/>
            </w:pPr>
            <w:r>
              <w:t>Customer</w:t>
            </w:r>
          </w:p>
        </w:tc>
      </w:tr>
    </w:tbl>
    <w:p w14:paraId="74A62830" w14:textId="5D61BDD7" w:rsidR="00DB10D2" w:rsidRDefault="00DB10D2" w:rsidP="00E26C98">
      <w:pPr>
        <w:pStyle w:val="Heading2NUM"/>
      </w:pPr>
      <w:bookmarkStart w:id="74" w:name="_Ref213430400"/>
      <w:bookmarkStart w:id="75" w:name="_Toc225414283"/>
      <w:r>
        <w:t>Feature team</w:t>
      </w:r>
      <w:bookmarkEnd w:id="74"/>
      <w:bookmarkEnd w:id="75"/>
    </w:p>
    <w:p w14:paraId="75A8CFFD" w14:textId="3A07A5F1" w:rsidR="00E15623" w:rsidRDefault="00E15623" w:rsidP="00E15623">
      <w:r>
        <w:t xml:space="preserve">Following the scrum model, Microsoft uses a feature team approach to deliver an </w:t>
      </w:r>
      <w:r w:rsidR="00E86063">
        <w:t>project</w:t>
      </w:r>
      <w:r>
        <w:t>. All scrum roles will be represented within the feature team. This team is an autonomous and empowered unit that has all the capabilities to design, develop, test, and release features to achieve the Customer outcomes. A feature team consists of a product manager, scrum master, technical lead, SMEs, and engineers with various development, test, deployment, infrastructure, security, data, and operation skills.</w:t>
      </w:r>
    </w:p>
    <w:p w14:paraId="4B7796C6" w14:textId="22E1231F" w:rsidR="00DB10D2" w:rsidRDefault="00E15623" w:rsidP="00E15623">
      <w:r>
        <w:t xml:space="preserve">The roles listed below are typical and representative for feature teams, though they may differ, depending on the </w:t>
      </w:r>
      <w:r w:rsidR="00E86063">
        <w:t>project</w:t>
      </w:r>
      <w:r>
        <w:t xml:space="preserve">. The skill sets of the engineers will also be different, depending on the </w:t>
      </w:r>
      <w:r w:rsidR="00E86063">
        <w:t>project</w:t>
      </w:r>
      <w:r>
        <w:t>.</w:t>
      </w:r>
    </w:p>
    <w:p w14:paraId="435581EB" w14:textId="7EA37234" w:rsidR="00E15623" w:rsidRDefault="00E15623" w:rsidP="00E15623">
      <w:pPr>
        <w:pStyle w:val="Caption-Table-Above"/>
      </w:pPr>
      <w:bookmarkStart w:id="76" w:name="_Toc213430944"/>
      <w:r>
        <w:lastRenderedPageBreak/>
        <w:t xml:space="preserve">Table </w:t>
      </w:r>
      <w:r>
        <w:fldChar w:fldCharType="begin"/>
      </w:r>
      <w:r>
        <w:instrText>SEQ Table \* ARABIC</w:instrText>
      </w:r>
      <w:r>
        <w:fldChar w:fldCharType="separate"/>
      </w:r>
      <w:r>
        <w:rPr>
          <w:noProof/>
        </w:rPr>
        <w:t>14</w:t>
      </w:r>
      <w:r>
        <w:fldChar w:fldCharType="end"/>
      </w:r>
      <w:r>
        <w:t>: Feature team roles and responsibilities</w:t>
      </w:r>
      <w:bookmarkEnd w:id="76"/>
    </w:p>
    <w:tbl>
      <w:tblPr>
        <w:tblStyle w:val="RFX-SOWTable"/>
        <w:tblW w:w="9360" w:type="dxa"/>
        <w:tblLook w:val="04A0" w:firstRow="1" w:lastRow="0" w:firstColumn="1" w:lastColumn="0" w:noHBand="0" w:noVBand="1"/>
      </w:tblPr>
      <w:tblGrid>
        <w:gridCol w:w="2160"/>
        <w:gridCol w:w="5220"/>
        <w:gridCol w:w="1980"/>
      </w:tblGrid>
      <w:tr w:rsidR="00467B94" w14:paraId="47D9F575" w14:textId="77777777" w:rsidTr="00E25DC4">
        <w:trPr>
          <w:cnfStyle w:val="100000000000" w:firstRow="1" w:lastRow="0" w:firstColumn="0" w:lastColumn="0" w:oddVBand="0" w:evenVBand="0" w:oddHBand="0" w:evenHBand="0" w:firstRowFirstColumn="0" w:firstRowLastColumn="0" w:lastRowFirstColumn="0" w:lastRowLastColumn="0"/>
          <w:trHeight w:val="300"/>
        </w:trPr>
        <w:tc>
          <w:tcPr>
            <w:tcW w:w="2160" w:type="dxa"/>
          </w:tcPr>
          <w:p w14:paraId="4265E36C" w14:textId="77777777" w:rsidR="00E15623" w:rsidRDefault="00E15623">
            <w:pPr>
              <w:pStyle w:val="TableText"/>
            </w:pPr>
            <w:r>
              <w:t>Role</w:t>
            </w:r>
          </w:p>
        </w:tc>
        <w:tc>
          <w:tcPr>
            <w:tcW w:w="5220" w:type="dxa"/>
          </w:tcPr>
          <w:p w14:paraId="59D271E9" w14:textId="77777777" w:rsidR="00E15623" w:rsidRDefault="00E15623">
            <w:pPr>
              <w:pStyle w:val="TableText"/>
            </w:pPr>
            <w:r>
              <w:t>Responsibilities/notes</w:t>
            </w:r>
          </w:p>
        </w:tc>
        <w:tc>
          <w:tcPr>
            <w:tcW w:w="1980" w:type="dxa"/>
          </w:tcPr>
          <w:p w14:paraId="7968E303" w14:textId="77777777" w:rsidR="00E15623" w:rsidRDefault="00E15623">
            <w:pPr>
              <w:pStyle w:val="TableText"/>
            </w:pPr>
            <w:r>
              <w:t>Responsible party</w:t>
            </w:r>
          </w:p>
        </w:tc>
      </w:tr>
      <w:tr w:rsidR="00467B94" w:rsidRPr="00E15C63" w14:paraId="32EB2578" w14:textId="77777777">
        <w:trPr>
          <w:cnfStyle w:val="000000100000" w:firstRow="0" w:lastRow="0" w:firstColumn="0" w:lastColumn="0" w:oddVBand="0" w:evenVBand="0" w:oddHBand="1" w:evenHBand="0" w:firstRowFirstColumn="0" w:firstRowLastColumn="0" w:lastRowFirstColumn="0" w:lastRowLastColumn="0"/>
          <w:trHeight w:val="300"/>
        </w:trPr>
        <w:tc>
          <w:tcPr>
            <w:tcW w:w="2160" w:type="dxa"/>
          </w:tcPr>
          <w:p w14:paraId="0FAA5DA7" w14:textId="716BD3C4" w:rsidR="00E15623" w:rsidRPr="00E15C63" w:rsidRDefault="00D82942">
            <w:pPr>
              <w:pStyle w:val="TableText"/>
            </w:pPr>
            <w:r w:rsidRPr="00D82942">
              <w:t>CPM (an agile/scrum product owner plus additional responsibilities)</w:t>
            </w:r>
          </w:p>
        </w:tc>
        <w:tc>
          <w:tcPr>
            <w:tcW w:w="5220" w:type="dxa"/>
          </w:tcPr>
          <w:p w14:paraId="1211826D" w14:textId="3E5A66B5" w:rsidR="003D6EB9" w:rsidRDefault="003D6EB9" w:rsidP="003D6EB9">
            <w:pPr>
              <w:pStyle w:val="Tablebullet1"/>
            </w:pPr>
            <w:r>
              <w:t xml:space="preserve">Takes responsibility for the alignment with the strategy and objectives communicated by the product council if one is present in the </w:t>
            </w:r>
            <w:r w:rsidR="00E86063">
              <w:t>project</w:t>
            </w:r>
            <w:r>
              <w:t>.</w:t>
            </w:r>
          </w:p>
          <w:p w14:paraId="44C538CF" w14:textId="77777777" w:rsidR="003D6EB9" w:rsidRDefault="003D6EB9" w:rsidP="003D6EB9">
            <w:pPr>
              <w:pStyle w:val="Tablebullet1"/>
            </w:pPr>
            <w:r>
              <w:t>Manages and prioritizes the product backlog.</w:t>
            </w:r>
          </w:p>
          <w:p w14:paraId="5D21334A" w14:textId="77777777" w:rsidR="003D6EB9" w:rsidRDefault="003D6EB9" w:rsidP="003D6EB9">
            <w:pPr>
              <w:pStyle w:val="Tablebullet1"/>
            </w:pPr>
            <w:r>
              <w:t>Serves as the primary person responsible for user story/PBI backlog decisions during sprint planning.</w:t>
            </w:r>
          </w:p>
          <w:p w14:paraId="5DB992C5" w14:textId="77777777" w:rsidR="003D6EB9" w:rsidRDefault="003D6EB9" w:rsidP="003D6EB9">
            <w:pPr>
              <w:pStyle w:val="Tablebullet1"/>
            </w:pPr>
            <w:r>
              <w:t>Serves as the single point of contact for decisions about PBIs and prioritization.</w:t>
            </w:r>
          </w:p>
          <w:p w14:paraId="33407731" w14:textId="77777777" w:rsidR="003D6EB9" w:rsidRDefault="003D6EB9" w:rsidP="003D6EB9">
            <w:pPr>
              <w:pStyle w:val="Tablebullet1"/>
            </w:pPr>
            <w:r>
              <w:t>Defines validation criteria for work items, especially user stories.</w:t>
            </w:r>
          </w:p>
          <w:p w14:paraId="4B2974A8" w14:textId="77777777" w:rsidR="003D6EB9" w:rsidRDefault="003D6EB9" w:rsidP="003D6EB9">
            <w:pPr>
              <w:pStyle w:val="Tablebullet1"/>
            </w:pPr>
            <w:r>
              <w:t>Actively participates in all sprint ceremonies.</w:t>
            </w:r>
          </w:p>
          <w:p w14:paraId="106D336A" w14:textId="77777777" w:rsidR="003D6EB9" w:rsidRDefault="003D6EB9" w:rsidP="003D6EB9">
            <w:pPr>
              <w:pStyle w:val="Tablebullet1"/>
            </w:pPr>
            <w:r>
              <w:t>Takes responsibility for planning validation testing.</w:t>
            </w:r>
          </w:p>
          <w:p w14:paraId="5E82B095" w14:textId="485A2FF1" w:rsidR="00E15623" w:rsidRPr="00E15C63" w:rsidRDefault="003D6EB9" w:rsidP="003D6EB9">
            <w:pPr>
              <w:pStyle w:val="Tablebullet1"/>
            </w:pPr>
            <w:r>
              <w:t>Serves as a member of the product council if present.</w:t>
            </w:r>
          </w:p>
        </w:tc>
        <w:tc>
          <w:tcPr>
            <w:tcW w:w="1980" w:type="dxa"/>
          </w:tcPr>
          <w:p w14:paraId="56BD3019" w14:textId="77777777" w:rsidR="00E15623" w:rsidRPr="00E15C63" w:rsidRDefault="00E15623">
            <w:pPr>
              <w:pStyle w:val="TableText"/>
            </w:pPr>
            <w:r>
              <w:t>Microsoft</w:t>
            </w:r>
          </w:p>
        </w:tc>
      </w:tr>
      <w:tr w:rsidR="00467B94" w:rsidRPr="00E15C63" w14:paraId="0079F0A0" w14:textId="77777777">
        <w:trPr>
          <w:cnfStyle w:val="000000010000" w:firstRow="0" w:lastRow="0" w:firstColumn="0" w:lastColumn="0" w:oddVBand="0" w:evenVBand="0" w:oddHBand="0" w:evenHBand="1" w:firstRowFirstColumn="0" w:firstRowLastColumn="0" w:lastRowFirstColumn="0" w:lastRowLastColumn="0"/>
          <w:trHeight w:val="300"/>
        </w:trPr>
        <w:tc>
          <w:tcPr>
            <w:tcW w:w="2160" w:type="dxa"/>
          </w:tcPr>
          <w:p w14:paraId="02094623" w14:textId="61A36317" w:rsidR="00E15623" w:rsidRPr="002F46C4" w:rsidRDefault="001F7C2C">
            <w:pPr>
              <w:pStyle w:val="TableText"/>
            </w:pPr>
            <w:r w:rsidRPr="001F7C2C">
              <w:t>Technical lead</w:t>
            </w:r>
          </w:p>
        </w:tc>
        <w:tc>
          <w:tcPr>
            <w:tcW w:w="5220" w:type="dxa"/>
          </w:tcPr>
          <w:p w14:paraId="7555E426" w14:textId="77777777" w:rsidR="000A2752" w:rsidRDefault="000A2752" w:rsidP="000A2752">
            <w:pPr>
              <w:pStyle w:val="Tablebullet1"/>
            </w:pPr>
            <w:r>
              <w:t>Partners with the Customer to understand business needs and solution requirements and assists with technical governance.</w:t>
            </w:r>
          </w:p>
          <w:p w14:paraId="7B1E74EC" w14:textId="77777777" w:rsidR="000A2752" w:rsidRDefault="000A2752" w:rsidP="000A2752">
            <w:pPr>
              <w:pStyle w:val="Tablebullet1"/>
            </w:pPr>
            <w:r>
              <w:t>Helps evaluate implications of trade-off decisions to prioritize product backlog.</w:t>
            </w:r>
          </w:p>
          <w:p w14:paraId="5A7869F5" w14:textId="77777777" w:rsidR="000A2752" w:rsidRDefault="000A2752" w:rsidP="000A2752">
            <w:pPr>
              <w:pStyle w:val="Tablebullet1"/>
            </w:pPr>
            <w:r>
              <w:t>Serves as a member of the product council.</w:t>
            </w:r>
          </w:p>
          <w:p w14:paraId="5885CF51" w14:textId="77777777" w:rsidR="000A2752" w:rsidRDefault="000A2752" w:rsidP="000A2752">
            <w:pPr>
              <w:pStyle w:val="Tablebullet1"/>
            </w:pPr>
            <w:r>
              <w:t>Within the scope of a feature team and for an individual product, serves as the technical person responsible for user story/PBI decisions during sprint planning and defines validation criteria for work items.</w:t>
            </w:r>
          </w:p>
          <w:p w14:paraId="206F452C" w14:textId="77777777" w:rsidR="000A2752" w:rsidRDefault="000A2752" w:rsidP="000A2752">
            <w:pPr>
              <w:pStyle w:val="Tablebullet1"/>
            </w:pPr>
            <w:r>
              <w:t>Facilitates conversations between various product stakeholders so that the product managers can make informed decisions.</w:t>
            </w:r>
          </w:p>
          <w:p w14:paraId="67BD6E4A" w14:textId="77777777" w:rsidR="000A2752" w:rsidRDefault="000A2752" w:rsidP="000A2752">
            <w:pPr>
              <w:pStyle w:val="Tablebullet1"/>
            </w:pPr>
            <w:r>
              <w:t>Facilitates DevOps standardization (for example, DevOps taxonomy and DevOps principles and practices).</w:t>
            </w:r>
          </w:p>
          <w:p w14:paraId="693D0DC2" w14:textId="77777777" w:rsidR="000A2752" w:rsidRDefault="000A2752" w:rsidP="000A2752">
            <w:pPr>
              <w:pStyle w:val="Tablebullet1"/>
            </w:pPr>
            <w:r>
              <w:t>Provides the Customer with technical advice regarding the Microsoft cloud.</w:t>
            </w:r>
          </w:p>
          <w:p w14:paraId="6645B580" w14:textId="77777777" w:rsidR="000A2752" w:rsidRDefault="000A2752" w:rsidP="000A2752">
            <w:pPr>
              <w:pStyle w:val="Tablebullet1"/>
            </w:pPr>
            <w:r>
              <w:t>Reviews solution architecture and design to identify design-related security issues.</w:t>
            </w:r>
          </w:p>
          <w:p w14:paraId="68135D64" w14:textId="1B50CA2A" w:rsidR="00E15623" w:rsidRPr="002F46C4" w:rsidRDefault="000A2752" w:rsidP="000A2752">
            <w:pPr>
              <w:pStyle w:val="Tablebullet1"/>
            </w:pPr>
            <w:r>
              <w:t>Reviews results of security tests performed on a working test environment.</w:t>
            </w:r>
          </w:p>
        </w:tc>
        <w:tc>
          <w:tcPr>
            <w:tcW w:w="1980" w:type="dxa"/>
          </w:tcPr>
          <w:p w14:paraId="49F2BE43" w14:textId="77777777" w:rsidR="00E15623" w:rsidRPr="002F46C4" w:rsidRDefault="00E15623">
            <w:pPr>
              <w:pStyle w:val="TableText"/>
            </w:pPr>
            <w:r>
              <w:t>Microsoft</w:t>
            </w:r>
          </w:p>
        </w:tc>
      </w:tr>
      <w:tr w:rsidR="00467B94" w:rsidRPr="00E15C63" w14:paraId="76E5748A" w14:textId="77777777">
        <w:trPr>
          <w:cnfStyle w:val="000000100000" w:firstRow="0" w:lastRow="0" w:firstColumn="0" w:lastColumn="0" w:oddVBand="0" w:evenVBand="0" w:oddHBand="1" w:evenHBand="0" w:firstRowFirstColumn="0" w:firstRowLastColumn="0" w:lastRowFirstColumn="0" w:lastRowLastColumn="0"/>
          <w:trHeight w:val="300"/>
        </w:trPr>
        <w:tc>
          <w:tcPr>
            <w:tcW w:w="2160" w:type="dxa"/>
          </w:tcPr>
          <w:p w14:paraId="6110ED42" w14:textId="68ACFD53" w:rsidR="00E15623" w:rsidRPr="009B3B7A" w:rsidRDefault="00756555">
            <w:pPr>
              <w:pStyle w:val="TableText"/>
            </w:pPr>
            <w:r w:rsidRPr="00756555">
              <w:t>Engineer</w:t>
            </w:r>
          </w:p>
        </w:tc>
        <w:tc>
          <w:tcPr>
            <w:tcW w:w="5220" w:type="dxa"/>
          </w:tcPr>
          <w:p w14:paraId="767EEDE1" w14:textId="77777777" w:rsidR="001D2EC1" w:rsidRDefault="001D2EC1" w:rsidP="001D2EC1">
            <w:pPr>
              <w:pStyle w:val="Tablebullet1"/>
            </w:pPr>
            <w:r>
              <w:t>Takes responsibility for design, implementation, test, and deployment to production following DevOps principles.</w:t>
            </w:r>
          </w:p>
          <w:p w14:paraId="7E78C2C7" w14:textId="77777777" w:rsidR="001D2EC1" w:rsidRDefault="001D2EC1" w:rsidP="001D2EC1">
            <w:pPr>
              <w:pStyle w:val="Tablebullet1"/>
            </w:pPr>
            <w:r>
              <w:t>Participates in all sprint reviews.</w:t>
            </w:r>
          </w:p>
          <w:p w14:paraId="697AC31E" w14:textId="3196FE88" w:rsidR="00E15623" w:rsidRPr="001D2EC1" w:rsidRDefault="001D2EC1" w:rsidP="001D2EC1">
            <w:pPr>
              <w:pStyle w:val="TableText"/>
            </w:pPr>
            <w:r w:rsidRPr="001D2EC1">
              <w:lastRenderedPageBreak/>
              <w:t xml:space="preserve">Note: The mix of feature team engineering skills may vary throughout the </w:t>
            </w:r>
            <w:r w:rsidR="00E86063">
              <w:t>project</w:t>
            </w:r>
            <w:r w:rsidRPr="001D2EC1">
              <w:t>, depending on work requirements.</w:t>
            </w:r>
          </w:p>
        </w:tc>
        <w:tc>
          <w:tcPr>
            <w:tcW w:w="1980" w:type="dxa"/>
          </w:tcPr>
          <w:p w14:paraId="259C43E5" w14:textId="3B4C7231" w:rsidR="00E15623" w:rsidRPr="009B3B7A" w:rsidRDefault="001D2EC1">
            <w:pPr>
              <w:pStyle w:val="TableText"/>
            </w:pPr>
            <w:r>
              <w:lastRenderedPageBreak/>
              <w:t>Microsoft</w:t>
            </w:r>
          </w:p>
        </w:tc>
      </w:tr>
      <w:tr w:rsidR="00467B94" w:rsidRPr="00E15C63" w14:paraId="0374CBA9" w14:textId="77777777">
        <w:trPr>
          <w:cnfStyle w:val="000000010000" w:firstRow="0" w:lastRow="0" w:firstColumn="0" w:lastColumn="0" w:oddVBand="0" w:evenVBand="0" w:oddHBand="0" w:evenHBand="1" w:firstRowFirstColumn="0" w:firstRowLastColumn="0" w:lastRowFirstColumn="0" w:lastRowLastColumn="0"/>
          <w:trHeight w:val="300"/>
        </w:trPr>
        <w:tc>
          <w:tcPr>
            <w:tcW w:w="2160" w:type="dxa"/>
          </w:tcPr>
          <w:p w14:paraId="5BB4D5DB" w14:textId="532B02F9" w:rsidR="00E15623" w:rsidRPr="00E15C63" w:rsidRDefault="00177B07">
            <w:pPr>
              <w:pStyle w:val="TableText"/>
            </w:pPr>
            <w:r w:rsidRPr="00177B07">
              <w:t>SME</w:t>
            </w:r>
          </w:p>
        </w:tc>
        <w:tc>
          <w:tcPr>
            <w:tcW w:w="5220" w:type="dxa"/>
          </w:tcPr>
          <w:p w14:paraId="28078A8D" w14:textId="77777777" w:rsidR="003975A6" w:rsidRDefault="003975A6" w:rsidP="003975A6">
            <w:pPr>
              <w:pStyle w:val="Tablebullet1"/>
            </w:pPr>
            <w:r>
              <w:t>Provides ongoing guidance to the Microsoft feature teams.</w:t>
            </w:r>
          </w:p>
          <w:p w14:paraId="445B1904" w14:textId="77777777" w:rsidR="003975A6" w:rsidRDefault="003975A6" w:rsidP="003975A6">
            <w:pPr>
              <w:pStyle w:val="Tablebullet1"/>
            </w:pPr>
            <w:r>
              <w:t>Serves as the Customer operations lead, responsible for cloud operations and governance.</w:t>
            </w:r>
          </w:p>
          <w:p w14:paraId="75DB8777" w14:textId="77777777" w:rsidR="003975A6" w:rsidRDefault="003975A6" w:rsidP="003975A6">
            <w:pPr>
              <w:pStyle w:val="Tablebullet1"/>
            </w:pPr>
            <w:r>
              <w:t>Takes responsibility for validating the quality and functionality of the product increment.</w:t>
            </w:r>
          </w:p>
          <w:p w14:paraId="31346100" w14:textId="01E8D858" w:rsidR="00E15623" w:rsidRPr="00E15C63" w:rsidRDefault="003975A6" w:rsidP="003975A6">
            <w:pPr>
              <w:pStyle w:val="Tablebullet1"/>
            </w:pPr>
            <w:r>
              <w:t>Participates in all sprint reviews.</w:t>
            </w:r>
          </w:p>
        </w:tc>
        <w:tc>
          <w:tcPr>
            <w:tcW w:w="1980" w:type="dxa"/>
          </w:tcPr>
          <w:p w14:paraId="417A1497" w14:textId="77777777" w:rsidR="00E15623" w:rsidRPr="00E15C63" w:rsidRDefault="00E15623">
            <w:pPr>
              <w:pStyle w:val="TableText"/>
            </w:pPr>
            <w:r>
              <w:t>Customer</w:t>
            </w:r>
          </w:p>
        </w:tc>
      </w:tr>
      <w:tr w:rsidR="00467B94" w:rsidRPr="00E15C63" w14:paraId="2FCED1A6" w14:textId="77777777">
        <w:trPr>
          <w:cnfStyle w:val="000000100000" w:firstRow="0" w:lastRow="0" w:firstColumn="0" w:lastColumn="0" w:oddVBand="0" w:evenVBand="0" w:oddHBand="1" w:evenHBand="0" w:firstRowFirstColumn="0" w:firstRowLastColumn="0" w:lastRowFirstColumn="0" w:lastRowLastColumn="0"/>
          <w:trHeight w:val="300"/>
        </w:trPr>
        <w:tc>
          <w:tcPr>
            <w:tcW w:w="2160" w:type="dxa"/>
          </w:tcPr>
          <w:p w14:paraId="44D09886" w14:textId="5D36908D" w:rsidR="001D2EC1" w:rsidRPr="00E15C63" w:rsidRDefault="00717CA7">
            <w:pPr>
              <w:pStyle w:val="TableText"/>
            </w:pPr>
            <w:commentRangeStart w:id="77"/>
            <w:r w:rsidRPr="00717CA7">
              <w:t xml:space="preserve">Adoption and change management </w:t>
            </w:r>
            <w:commentRangeEnd w:id="77"/>
            <w:r w:rsidR="00756D4A" w:rsidRPr="00717CA7">
              <w:rPr>
                <w:rStyle w:val="CommentReference"/>
                <w:sz w:val="20"/>
                <w:szCs w:val="24"/>
              </w:rPr>
              <w:commentReference w:id="77"/>
            </w:r>
            <w:r w:rsidRPr="00717CA7">
              <w:t>consultant(s)</w:t>
            </w:r>
          </w:p>
        </w:tc>
        <w:tc>
          <w:tcPr>
            <w:tcW w:w="5220" w:type="dxa"/>
          </w:tcPr>
          <w:p w14:paraId="05577058" w14:textId="77777777" w:rsidR="00AE02BF" w:rsidRDefault="00AE02BF" w:rsidP="00AE02BF">
            <w:pPr>
              <w:pStyle w:val="Tablebullet1"/>
            </w:pPr>
            <w:r>
              <w:t>Assists the product manager with the definition of the mission and OKRs.</w:t>
            </w:r>
          </w:p>
          <w:p w14:paraId="067D8849" w14:textId="77777777" w:rsidR="00AE02BF" w:rsidRDefault="00AE02BF" w:rsidP="00AE02BF">
            <w:pPr>
              <w:pStyle w:val="Tablebullet1"/>
            </w:pPr>
            <w:r>
              <w:t>Creates the communication plan.</w:t>
            </w:r>
          </w:p>
          <w:p w14:paraId="18E2015C" w14:textId="39ACE533" w:rsidR="00AE02BF" w:rsidRDefault="00AE02BF" w:rsidP="00AE02BF">
            <w:pPr>
              <w:pStyle w:val="Tablebullet1"/>
            </w:pPr>
            <w:r>
              <w:t>Drive</w:t>
            </w:r>
            <w:r w:rsidR="00564896">
              <w:t>s</w:t>
            </w:r>
            <w:r>
              <w:t xml:space="preserve"> adoption via communication, use cases, and upskilling.</w:t>
            </w:r>
          </w:p>
          <w:p w14:paraId="315AD9AD" w14:textId="3AB914BB" w:rsidR="00AE02BF" w:rsidRDefault="00AE02BF" w:rsidP="00AE02BF">
            <w:pPr>
              <w:pStyle w:val="Tablebullet1"/>
            </w:pPr>
            <w:r>
              <w:t>Build</w:t>
            </w:r>
            <w:r w:rsidR="00564896">
              <w:t>s</w:t>
            </w:r>
            <w:r>
              <w:t xml:space="preserve"> innovation culture with leadership support and training paths.</w:t>
            </w:r>
          </w:p>
          <w:p w14:paraId="055D7E9E" w14:textId="50AA97CC" w:rsidR="00AE02BF" w:rsidRDefault="00AE02BF" w:rsidP="00AE02BF">
            <w:pPr>
              <w:pStyle w:val="Tablebullet1"/>
            </w:pPr>
            <w:r>
              <w:t>Measure</w:t>
            </w:r>
            <w:r w:rsidR="00564896">
              <w:t>s</w:t>
            </w:r>
            <w:r>
              <w:t xml:space="preserve"> adoption (</w:t>
            </w:r>
            <w:r w:rsidR="00E86063">
              <w:t>project</w:t>
            </w:r>
            <w:r>
              <w:t>, workflow integration).</w:t>
            </w:r>
          </w:p>
          <w:p w14:paraId="1178189F" w14:textId="2A289775" w:rsidR="001D2EC1" w:rsidRPr="00E15C63" w:rsidRDefault="00AE02BF" w:rsidP="00AE02BF">
            <w:pPr>
              <w:pStyle w:val="Tablebullet1"/>
            </w:pPr>
            <w:r>
              <w:t xml:space="preserve">Provides guidance for the operating model, roles </w:t>
            </w:r>
            <w:r w:rsidR="00564896">
              <w:t>and</w:t>
            </w:r>
            <w:r>
              <w:t xml:space="preserve"> responsibilities needed to manage and operate the Agentic solution.</w:t>
            </w:r>
          </w:p>
        </w:tc>
        <w:tc>
          <w:tcPr>
            <w:tcW w:w="1980" w:type="dxa"/>
          </w:tcPr>
          <w:p w14:paraId="475555F1" w14:textId="70718587" w:rsidR="001D2EC1" w:rsidRDefault="00AE02BF">
            <w:pPr>
              <w:pStyle w:val="TableText"/>
            </w:pPr>
            <w:r>
              <w:t>Microsoft</w:t>
            </w:r>
          </w:p>
        </w:tc>
      </w:tr>
    </w:tbl>
    <w:p w14:paraId="45EF5193" w14:textId="3E61B536" w:rsidR="00882B78" w:rsidRDefault="00E86063" w:rsidP="001D40AA">
      <w:pPr>
        <w:pStyle w:val="Heading1NUM"/>
      </w:pPr>
      <w:bookmarkStart w:id="78" w:name="_Toc183681348"/>
      <w:bookmarkStart w:id="79" w:name="_Toc225414284"/>
      <w:bookmarkEnd w:id="27"/>
      <w:bookmarkEnd w:id="28"/>
      <w:r>
        <w:t>Project</w:t>
      </w:r>
      <w:r w:rsidR="00882B78">
        <w:t xml:space="preserve"> governance</w:t>
      </w:r>
      <w:bookmarkEnd w:id="78"/>
      <w:bookmarkEnd w:id="79"/>
    </w:p>
    <w:p w14:paraId="678BF43E" w14:textId="32CE4FA8" w:rsidR="0083294E" w:rsidRPr="0083294E" w:rsidRDefault="0083294E" w:rsidP="0083294E">
      <w:bookmarkStart w:id="80" w:name="_Toc183681349"/>
      <w:r w:rsidRPr="0083294E">
        <w:t xml:space="preserve">The governance structure and processes the team will abide by for the </w:t>
      </w:r>
      <w:r w:rsidR="00E86063">
        <w:t>project</w:t>
      </w:r>
      <w:r w:rsidRPr="0083294E">
        <w:t xml:space="preserve"> are described in the following sections.</w:t>
      </w:r>
    </w:p>
    <w:p w14:paraId="2B6B2BBB" w14:textId="4096642D" w:rsidR="00882B78" w:rsidRDefault="00E86063" w:rsidP="00254D5A">
      <w:pPr>
        <w:pStyle w:val="Heading2NUM"/>
      </w:pPr>
      <w:bookmarkStart w:id="81" w:name="_Toc225414285"/>
      <w:r>
        <w:t>Project</w:t>
      </w:r>
      <w:r w:rsidR="00882B78">
        <w:t xml:space="preserve"> communication</w:t>
      </w:r>
      <w:bookmarkEnd w:id="80"/>
      <w:bookmarkEnd w:id="81"/>
    </w:p>
    <w:p w14:paraId="52D657EB" w14:textId="4771F6A0" w:rsidR="002D3AB2" w:rsidRPr="002D3AB2" w:rsidRDefault="002D3AB2" w:rsidP="002D3AB2">
      <w:bookmarkStart w:id="82" w:name="_Toc183681350"/>
      <w:r w:rsidRPr="002D3AB2">
        <w:t xml:space="preserve">In addition to the communication mechanisms built into the delivery approach, the following will be used to communicate during the </w:t>
      </w:r>
      <w:r w:rsidR="00E86063">
        <w:t>project</w:t>
      </w:r>
      <w:r w:rsidRPr="002D3AB2">
        <w:t>:</w:t>
      </w:r>
    </w:p>
    <w:p w14:paraId="499DF230" w14:textId="319B3DD2" w:rsidR="002037CD" w:rsidRPr="00A74F7E" w:rsidRDefault="002037CD" w:rsidP="00A74F7E">
      <w:pPr>
        <w:pStyle w:val="ListBullet"/>
      </w:pPr>
      <w:r w:rsidRPr="00A74F7E">
        <w:rPr>
          <w:b/>
          <w:bCs/>
        </w:rPr>
        <w:t>Communication plan</w:t>
      </w:r>
      <w:r w:rsidRPr="00A74F7E">
        <w:t xml:space="preserve">: </w:t>
      </w:r>
      <w:r w:rsidR="00564896">
        <w:t>t</w:t>
      </w:r>
      <w:r w:rsidRPr="00A74F7E">
        <w:t xml:space="preserve">his document will describe the frequency, audience, and content of communication with the team and stakeholders. Microsoft and the Customer will develop it as part of </w:t>
      </w:r>
      <w:r w:rsidR="00E86063">
        <w:t>project</w:t>
      </w:r>
      <w:r w:rsidRPr="00A74F7E">
        <w:t xml:space="preserve"> planning.</w:t>
      </w:r>
    </w:p>
    <w:p w14:paraId="4B60FE6B" w14:textId="1EEA822E" w:rsidR="002037CD" w:rsidRPr="00A74F7E" w:rsidRDefault="002037CD" w:rsidP="00A74F7E">
      <w:pPr>
        <w:pStyle w:val="ListBullet"/>
      </w:pPr>
      <w:r w:rsidRPr="00A74F7E">
        <w:rPr>
          <w:b/>
          <w:bCs/>
        </w:rPr>
        <w:t>Status reports</w:t>
      </w:r>
      <w:r w:rsidRPr="00A74F7E">
        <w:t xml:space="preserve">: </w:t>
      </w:r>
      <w:r w:rsidR="00540D78">
        <w:t>t</w:t>
      </w:r>
      <w:r w:rsidRPr="00A74F7E">
        <w:t xml:space="preserve">he Microsoft team will prepare and issue regular status reports to </w:t>
      </w:r>
      <w:r w:rsidR="00E86063">
        <w:t>project</w:t>
      </w:r>
      <w:r w:rsidRPr="00A74F7E">
        <w:t xml:space="preserve"> stakeholders per the frequency defined in the communication plan.</w:t>
      </w:r>
    </w:p>
    <w:p w14:paraId="630D26AF" w14:textId="44E9D2EA" w:rsidR="002037CD" w:rsidRPr="00A74F7E" w:rsidRDefault="002037CD" w:rsidP="00A74F7E">
      <w:pPr>
        <w:pStyle w:val="ListBullet"/>
      </w:pPr>
      <w:r w:rsidRPr="00A74F7E">
        <w:rPr>
          <w:b/>
          <w:bCs/>
        </w:rPr>
        <w:t>Status meetings</w:t>
      </w:r>
      <w:r w:rsidRPr="00A74F7E">
        <w:t xml:space="preserve">: </w:t>
      </w:r>
      <w:r w:rsidR="001D3A05">
        <w:t>p</w:t>
      </w:r>
      <w:r w:rsidRPr="00A74F7E">
        <w:t xml:space="preserve">er the frequency defined in the communication plan, the Microsoft team will schedule regular status meetings to review the overall </w:t>
      </w:r>
      <w:r w:rsidR="00E86063">
        <w:t>project</w:t>
      </w:r>
      <w:r w:rsidRPr="00A74F7E">
        <w:t xml:space="preserve"> status, available delivery data, </w:t>
      </w:r>
      <w:r w:rsidRPr="00A74F7E">
        <w:rPr>
          <w:rStyle w:val="Instructional"/>
        </w:rPr>
        <w:t>[make sure these are in scope before including]</w:t>
      </w:r>
      <w:r w:rsidRPr="00A74F7E">
        <w:t xml:space="preserve"> </w:t>
      </w:r>
      <w:r w:rsidRPr="00476518">
        <w:rPr>
          <w:rStyle w:val="Optional"/>
        </w:rPr>
        <w:t>(delivery metrics, SLOs, and SLIs)</w:t>
      </w:r>
      <w:r w:rsidRPr="00A74F7E">
        <w:t>, and open problems and risks.</w:t>
      </w:r>
    </w:p>
    <w:p w14:paraId="3EA231C4" w14:textId="54FAFD3F" w:rsidR="00882B78" w:rsidRDefault="00882B78" w:rsidP="00254D5A">
      <w:pPr>
        <w:pStyle w:val="Heading2NUM"/>
      </w:pPr>
      <w:bookmarkStart w:id="83" w:name="_Toc225414286"/>
      <w:r>
        <w:lastRenderedPageBreak/>
        <w:t>Risk and issue management</w:t>
      </w:r>
      <w:bookmarkEnd w:id="82"/>
      <w:bookmarkEnd w:id="83"/>
    </w:p>
    <w:p w14:paraId="2A18C6A8" w14:textId="17070E12" w:rsidR="00745F58" w:rsidRDefault="003E3E18" w:rsidP="00745F58">
      <w:r w:rsidRPr="003E3E18">
        <w:t xml:space="preserve">The following general procedure will be used to manage active </w:t>
      </w:r>
      <w:r w:rsidR="00E86063">
        <w:t>project</w:t>
      </w:r>
      <w:r w:rsidRPr="003E3E18">
        <w:t xml:space="preserve"> issues and risks during the </w:t>
      </w:r>
      <w:r w:rsidR="00E86063">
        <w:t>project</w:t>
      </w:r>
      <w:r w:rsidRPr="003E3E18">
        <w:t>:</w:t>
      </w:r>
    </w:p>
    <w:p w14:paraId="1389F76C" w14:textId="3892A1A7" w:rsidR="00745F58" w:rsidRDefault="00745F58" w:rsidP="00722164">
      <w:pPr>
        <w:pStyle w:val="ListBullet"/>
      </w:pPr>
      <w:r w:rsidRPr="00745F58">
        <w:rPr>
          <w:b/>
          <w:bCs/>
        </w:rPr>
        <w:t>Identify</w:t>
      </w:r>
      <w:r>
        <w:t xml:space="preserve">: </w:t>
      </w:r>
      <w:r w:rsidR="001D3A05">
        <w:t>i</w:t>
      </w:r>
      <w:r>
        <w:t xml:space="preserve">dentify and document </w:t>
      </w:r>
      <w:r w:rsidR="00E86063">
        <w:t>project</w:t>
      </w:r>
      <w:r>
        <w:t xml:space="preserve"> issues (current problems) and risks (potential events that could impact the </w:t>
      </w:r>
      <w:r w:rsidR="00E86063">
        <w:t>project</w:t>
      </w:r>
      <w:r>
        <w:t>).</w:t>
      </w:r>
    </w:p>
    <w:p w14:paraId="2EE59C4A" w14:textId="4AB818A5" w:rsidR="00745F58" w:rsidRDefault="00745F58" w:rsidP="00722164">
      <w:pPr>
        <w:pStyle w:val="ListBullet"/>
      </w:pPr>
      <w:r w:rsidRPr="00745F58">
        <w:rPr>
          <w:b/>
          <w:bCs/>
        </w:rPr>
        <w:t>Analyze and prioritize</w:t>
      </w:r>
      <w:r>
        <w:t xml:space="preserve">: </w:t>
      </w:r>
      <w:r w:rsidR="001D3A05">
        <w:t>a</w:t>
      </w:r>
      <w:r>
        <w:t>ssess the impact and determine the critical risks and issues that will be actively managed.</w:t>
      </w:r>
    </w:p>
    <w:p w14:paraId="39A9833F" w14:textId="2DDFEEED" w:rsidR="00745F58" w:rsidRDefault="00745F58" w:rsidP="00722164">
      <w:pPr>
        <w:pStyle w:val="ListBullet"/>
      </w:pPr>
      <w:r w:rsidRPr="00745F58">
        <w:rPr>
          <w:b/>
          <w:bCs/>
        </w:rPr>
        <w:t>Plan and schedule</w:t>
      </w:r>
      <w:r>
        <w:t xml:space="preserve">: </w:t>
      </w:r>
      <w:r w:rsidR="007D7AF6">
        <w:t>d</w:t>
      </w:r>
      <w:r>
        <w:t>etermine how to manage critical risks and assign responsibility for risk management and issue resolution.</w:t>
      </w:r>
    </w:p>
    <w:p w14:paraId="371CE2DA" w14:textId="6B134580" w:rsidR="00745F58" w:rsidRDefault="00745F58" w:rsidP="00722164">
      <w:pPr>
        <w:pStyle w:val="ListBullet"/>
      </w:pPr>
      <w:r w:rsidRPr="00745F58">
        <w:rPr>
          <w:b/>
          <w:bCs/>
        </w:rPr>
        <w:t>Track and report</w:t>
      </w:r>
      <w:r>
        <w:t xml:space="preserve">: </w:t>
      </w:r>
      <w:r w:rsidR="007D7AF6">
        <w:t>m</w:t>
      </w:r>
      <w:r>
        <w:t>onitor and report the status of risks and issues.</w:t>
      </w:r>
    </w:p>
    <w:p w14:paraId="6A378C4D" w14:textId="6000CE57" w:rsidR="00745F58" w:rsidRDefault="00745F58" w:rsidP="00722164">
      <w:pPr>
        <w:pStyle w:val="ListBullet"/>
      </w:pPr>
      <w:r w:rsidRPr="00745F58">
        <w:rPr>
          <w:b/>
          <w:bCs/>
        </w:rPr>
        <w:t>Escalate</w:t>
      </w:r>
      <w:r>
        <w:t xml:space="preserve">: </w:t>
      </w:r>
      <w:r w:rsidR="007D7AF6">
        <w:t>e</w:t>
      </w:r>
      <w:r>
        <w:t xml:space="preserve">scalate to </w:t>
      </w:r>
      <w:r w:rsidR="00E86063">
        <w:t>project</w:t>
      </w:r>
      <w:r>
        <w:t xml:space="preserve"> sponsors critical issues and risks the team is unable to resolve without assistance.</w:t>
      </w:r>
    </w:p>
    <w:p w14:paraId="700E4E45" w14:textId="54554699" w:rsidR="00745F58" w:rsidRDefault="00745F58" w:rsidP="00722164">
      <w:pPr>
        <w:pStyle w:val="ListBullet"/>
      </w:pPr>
      <w:r w:rsidRPr="00745F58">
        <w:rPr>
          <w:b/>
          <w:bCs/>
        </w:rPr>
        <w:t>Control</w:t>
      </w:r>
      <w:r>
        <w:t xml:space="preserve">: </w:t>
      </w:r>
      <w:r w:rsidR="007D7AF6">
        <w:t>r</w:t>
      </w:r>
      <w:r>
        <w:t>eview the effectiveness of the risk and issue management actions.</w:t>
      </w:r>
    </w:p>
    <w:p w14:paraId="6F5BFDB9" w14:textId="6FDDA746" w:rsidR="00882B78" w:rsidRDefault="00745F58" w:rsidP="00745F58">
      <w:r>
        <w:t>Active issues and risks will be monitored and reassessed every week.</w:t>
      </w:r>
    </w:p>
    <w:p w14:paraId="1E3880B9" w14:textId="1E51B495" w:rsidR="00882B78" w:rsidRDefault="00882B78" w:rsidP="00254D5A">
      <w:pPr>
        <w:pStyle w:val="Heading2NUM"/>
      </w:pPr>
      <w:bookmarkStart w:id="84" w:name="_Toc183681351"/>
      <w:bookmarkStart w:id="85" w:name="_Ref183685585"/>
      <w:bookmarkStart w:id="86" w:name="_Ref183685614"/>
      <w:bookmarkStart w:id="87" w:name="_Ref183685772"/>
      <w:bookmarkStart w:id="88" w:name="_Toc225414287"/>
      <w:r>
        <w:t>Change management process</w:t>
      </w:r>
      <w:bookmarkEnd w:id="84"/>
      <w:bookmarkEnd w:id="85"/>
      <w:bookmarkEnd w:id="86"/>
      <w:bookmarkEnd w:id="87"/>
      <w:bookmarkEnd w:id="88"/>
    </w:p>
    <w:p w14:paraId="6F6D8792" w14:textId="779E48AF" w:rsidR="00D621A1" w:rsidRPr="00D621A1" w:rsidRDefault="0051174E" w:rsidP="00D621A1">
      <w:pPr>
        <w:rPr>
          <w:rStyle w:val="Instructional"/>
        </w:rPr>
      </w:pPr>
      <w:r w:rsidRPr="0051174E">
        <w:rPr>
          <w:rStyle w:val="Instructional"/>
        </w:rPr>
        <w:t xml:space="preserve">The agile approach is set by design to handle changes to the product backlog if they can be handled within the capacity estimated in the WO and fall under the </w:t>
      </w:r>
      <w:r w:rsidR="00E86063">
        <w:rPr>
          <w:rStyle w:val="Instructional"/>
        </w:rPr>
        <w:t>project</w:t>
      </w:r>
      <w:r w:rsidRPr="0051174E">
        <w:rPr>
          <w:rStyle w:val="Instructional"/>
        </w:rPr>
        <w:t xml:space="preserve"> outcomes as originally planned (defined in the </w:t>
      </w:r>
      <w:r w:rsidR="008D77DF" w:rsidRPr="008D77DF">
        <w:rPr>
          <w:rStyle w:val="Instructional"/>
          <w:highlight w:val="yellow"/>
        </w:rPr>
        <w:fldChar w:fldCharType="begin"/>
      </w:r>
      <w:r w:rsidR="008D77DF" w:rsidRPr="008D77DF">
        <w:rPr>
          <w:rStyle w:val="Instructional"/>
        </w:rPr>
        <w:instrText xml:space="preserve"> REF _Ref207901935 \h </w:instrText>
      </w:r>
      <w:r w:rsidR="008D77DF">
        <w:rPr>
          <w:rStyle w:val="Instructional"/>
          <w:highlight w:val="yellow"/>
        </w:rPr>
        <w:instrText xml:space="preserve"> \* MERGEFORMAT </w:instrText>
      </w:r>
      <w:r w:rsidR="008D77DF" w:rsidRPr="008D77DF">
        <w:rPr>
          <w:rStyle w:val="Instructional"/>
          <w:highlight w:val="yellow"/>
        </w:rPr>
      </w:r>
      <w:r w:rsidR="008D77DF" w:rsidRPr="008D77DF">
        <w:rPr>
          <w:rStyle w:val="Instructional"/>
          <w:highlight w:val="yellow"/>
        </w:rPr>
        <w:fldChar w:fldCharType="separate"/>
      </w:r>
      <w:r w:rsidR="008D77DF" w:rsidRPr="008D77DF">
        <w:rPr>
          <w:rStyle w:val="Instructional"/>
        </w:rPr>
        <w:t>Customer desired business outcomes</w:t>
      </w:r>
      <w:r w:rsidR="008D77DF" w:rsidRPr="008D77DF">
        <w:rPr>
          <w:rStyle w:val="Instructional"/>
          <w:highlight w:val="yellow"/>
        </w:rPr>
        <w:fldChar w:fldCharType="end"/>
      </w:r>
      <w:r w:rsidRPr="008D77DF">
        <w:rPr>
          <w:rStyle w:val="Instructional"/>
        </w:rPr>
        <w:t xml:space="preserve"> </w:t>
      </w:r>
      <w:r w:rsidRPr="0051174E">
        <w:rPr>
          <w:rStyle w:val="Instructional"/>
        </w:rPr>
        <w:t>section). General criteria to justify triggering the change management process include, but are not limited to</w:t>
      </w:r>
      <w:r w:rsidR="00D621A1" w:rsidRPr="00D621A1">
        <w:rPr>
          <w:rStyle w:val="Instructional"/>
        </w:rPr>
        <w:t>:</w:t>
      </w:r>
    </w:p>
    <w:p w14:paraId="1B188D88" w14:textId="77777777" w:rsidR="00E275F7" w:rsidRPr="00E275F7" w:rsidRDefault="00E275F7" w:rsidP="00E275F7">
      <w:pPr>
        <w:pStyle w:val="ListBullet"/>
        <w:rPr>
          <w:rStyle w:val="Instructional"/>
        </w:rPr>
      </w:pPr>
      <w:r w:rsidRPr="00E275F7">
        <w:rPr>
          <w:rStyle w:val="Instructional"/>
        </w:rPr>
        <w:t>Original capacity is exhausted, or scheduled capacity is impacted and needs to be amended</w:t>
      </w:r>
    </w:p>
    <w:p w14:paraId="17FA638A" w14:textId="77777777" w:rsidR="00E275F7" w:rsidRPr="00E275F7" w:rsidRDefault="00E275F7" w:rsidP="00E275F7">
      <w:pPr>
        <w:pStyle w:val="ListBullet"/>
        <w:rPr>
          <w:rStyle w:val="Instructional"/>
        </w:rPr>
      </w:pPr>
      <w:r w:rsidRPr="00E275F7">
        <w:rPr>
          <w:rStyle w:val="Instructional"/>
        </w:rPr>
        <w:t>Changes to the resource labor category</w:t>
      </w:r>
    </w:p>
    <w:p w14:paraId="7BC96365" w14:textId="4896E951" w:rsidR="00E275F7" w:rsidRPr="00E275F7" w:rsidRDefault="00E86063" w:rsidP="00E275F7">
      <w:pPr>
        <w:pStyle w:val="ListBullet"/>
        <w:rPr>
          <w:rStyle w:val="Instructional"/>
        </w:rPr>
      </w:pPr>
      <w:r>
        <w:rPr>
          <w:rStyle w:val="Instructional"/>
        </w:rPr>
        <w:t>Project</w:t>
      </w:r>
      <w:r w:rsidR="00E275F7" w:rsidRPr="00E275F7">
        <w:rPr>
          <w:rStyle w:val="Instructional"/>
        </w:rPr>
        <w:t xml:space="preserve"> duration extensions (the team is needed longer than specified)</w:t>
      </w:r>
    </w:p>
    <w:p w14:paraId="77F717B8" w14:textId="67E0C880" w:rsidR="00E275F7" w:rsidRPr="00E275F7" w:rsidRDefault="00E275F7" w:rsidP="00E275F7">
      <w:pPr>
        <w:pStyle w:val="ListBullet"/>
        <w:rPr>
          <w:rStyle w:val="Instructional"/>
        </w:rPr>
      </w:pPr>
      <w:r w:rsidRPr="00E275F7">
        <w:rPr>
          <w:rStyle w:val="Instructional"/>
        </w:rPr>
        <w:t xml:space="preserve">Additional outcomes are defined, or existing outcomes defined in Section </w:t>
      </w:r>
      <w:r w:rsidR="008D77DF">
        <w:rPr>
          <w:rStyle w:val="Instructional"/>
        </w:rPr>
        <w:fldChar w:fldCharType="begin"/>
      </w:r>
      <w:r w:rsidR="008D77DF">
        <w:rPr>
          <w:rStyle w:val="Instructional"/>
        </w:rPr>
        <w:instrText xml:space="preserve"> REF _Ref210663798 \r \h 1</w:instrText>
      </w:r>
      <w:r w:rsidR="008D77DF">
        <w:rPr>
          <w:rStyle w:val="Instructional"/>
        </w:rPr>
      </w:r>
      <w:r w:rsidR="008D77DF">
        <w:rPr>
          <w:rStyle w:val="Instructional"/>
        </w:rPr>
        <w:fldChar w:fldCharType="end"/>
      </w:r>
      <w:r w:rsidR="008D77DF">
        <w:rPr>
          <w:rStyle w:val="Instructional"/>
        </w:rPr>
        <w:t xml:space="preserve"> </w:t>
      </w:r>
      <w:r w:rsidRPr="00E275F7">
        <w:rPr>
          <w:rStyle w:val="Instructional"/>
        </w:rPr>
        <w:t>are changed</w:t>
      </w:r>
    </w:p>
    <w:p w14:paraId="7DD31D33" w14:textId="77F120CE" w:rsidR="00A14144" w:rsidRPr="00A14144" w:rsidRDefault="00A14144" w:rsidP="00A14144">
      <w:r w:rsidRPr="00A14144">
        <w:t xml:space="preserve">During the </w:t>
      </w:r>
      <w:r w:rsidR="00E86063">
        <w:t>project</w:t>
      </w:r>
      <w:r w:rsidRPr="00A14144">
        <w:t xml:space="preserve">, either party may request modifications to the Services described in this SOW. The agile approach, used by Microsoft, does not guarantee that all items defined in the product backlog will be completed, nor that all outcomes will be achieved. Should the Customer decide to continue work after </w:t>
      </w:r>
      <w:r w:rsidR="00E86063">
        <w:t>project</w:t>
      </w:r>
      <w:r w:rsidRPr="00A14144">
        <w:t xml:space="preserve"> completion (described in the </w:t>
      </w:r>
      <w:r w:rsidR="008D77DF" w:rsidRPr="008D77DF">
        <w:rPr>
          <w:i/>
          <w:iCs/>
          <w:highlight w:val="yellow"/>
        </w:rPr>
        <w:fldChar w:fldCharType="begin"/>
      </w:r>
      <w:r w:rsidR="008D77DF" w:rsidRPr="008D77DF">
        <w:rPr>
          <w:i/>
          <w:iCs/>
        </w:rPr>
        <w:instrText xml:space="preserve"> REF _Ref210663816 \h </w:instrText>
      </w:r>
      <w:r w:rsidR="008D77DF">
        <w:rPr>
          <w:i/>
          <w:iCs/>
          <w:highlight w:val="yellow"/>
        </w:rPr>
        <w:instrText xml:space="preserve"> \* MERGEFORMAT </w:instrText>
      </w:r>
      <w:r w:rsidR="008D77DF" w:rsidRPr="008D77DF">
        <w:rPr>
          <w:i/>
          <w:iCs/>
          <w:highlight w:val="yellow"/>
        </w:rPr>
      </w:r>
      <w:r w:rsidR="008D77DF" w:rsidRPr="008D77DF">
        <w:rPr>
          <w:i/>
          <w:iCs/>
          <w:highlight w:val="yellow"/>
        </w:rPr>
        <w:fldChar w:fldCharType="separate"/>
      </w:r>
      <w:r w:rsidR="00E86063">
        <w:rPr>
          <w:i/>
          <w:iCs/>
        </w:rPr>
        <w:t>Project</w:t>
      </w:r>
      <w:r w:rsidR="008D77DF" w:rsidRPr="008D77DF">
        <w:rPr>
          <w:i/>
          <w:iCs/>
        </w:rPr>
        <w:t xml:space="preserve"> completion</w:t>
      </w:r>
      <w:r w:rsidR="008D77DF" w:rsidRPr="008D77DF">
        <w:rPr>
          <w:i/>
          <w:iCs/>
          <w:highlight w:val="yellow"/>
        </w:rPr>
        <w:fldChar w:fldCharType="end"/>
      </w:r>
      <w:r w:rsidR="008D77DF">
        <w:t xml:space="preserve"> </w:t>
      </w:r>
      <w:r w:rsidRPr="00A14144">
        <w:t>section), the Customer may request a change by following the process below.</w:t>
      </w:r>
    </w:p>
    <w:p w14:paraId="2ABAF7D3" w14:textId="77777777" w:rsidR="00A14144" w:rsidRPr="00A14144" w:rsidRDefault="00A14144" w:rsidP="00A14144">
      <w:r w:rsidRPr="00A14144">
        <w:t>Requested changes take effect only when the proposed change is agreed upon by both parties. The change management process steps are:</w:t>
      </w:r>
    </w:p>
    <w:p w14:paraId="13F3EABA" w14:textId="57992F5D" w:rsidR="00D621A1" w:rsidRDefault="00D621A1" w:rsidP="00722164">
      <w:pPr>
        <w:pStyle w:val="ListBullet"/>
      </w:pPr>
      <w:r w:rsidRPr="00944D4F">
        <w:rPr>
          <w:b/>
          <w:bCs/>
        </w:rPr>
        <w:t>The change is documented</w:t>
      </w:r>
      <w:r>
        <w:t>: Microsoft will document all change requests in a Microsoft change request form. The change request form includes:</w:t>
      </w:r>
    </w:p>
    <w:p w14:paraId="0F808F81" w14:textId="1E9A3C1F" w:rsidR="00D621A1" w:rsidRDefault="00D621A1" w:rsidP="00722164">
      <w:pPr>
        <w:pStyle w:val="ListBullet2"/>
      </w:pPr>
      <w:r>
        <w:t>A description of the change</w:t>
      </w:r>
      <w:r w:rsidR="0094768F">
        <w:t>.</w:t>
      </w:r>
    </w:p>
    <w:p w14:paraId="520E089A" w14:textId="1458668E" w:rsidR="00D621A1" w:rsidRDefault="00D621A1" w:rsidP="00722164">
      <w:pPr>
        <w:pStyle w:val="ListBullet2"/>
      </w:pPr>
      <w:r>
        <w:t>The estimated effect of implementing the change</w:t>
      </w:r>
      <w:r w:rsidR="0094768F">
        <w:t>.</w:t>
      </w:r>
    </w:p>
    <w:p w14:paraId="7F6CD362" w14:textId="4E7715D3" w:rsidR="00D621A1" w:rsidRDefault="00D621A1" w:rsidP="00722164">
      <w:pPr>
        <w:pStyle w:val="ListBullet"/>
      </w:pPr>
      <w:r w:rsidRPr="00944D4F">
        <w:rPr>
          <w:b/>
          <w:bCs/>
        </w:rPr>
        <w:t>The change is submitted</w:t>
      </w:r>
      <w:r>
        <w:t>: Microsoft will provide the change request form to the Customer.</w:t>
      </w:r>
    </w:p>
    <w:p w14:paraId="0CF655D5" w14:textId="06B26204" w:rsidR="00D621A1" w:rsidRDefault="00D621A1" w:rsidP="00722164">
      <w:pPr>
        <w:pStyle w:val="ListBullet"/>
      </w:pPr>
      <w:r w:rsidRPr="00944D4F">
        <w:rPr>
          <w:b/>
          <w:bCs/>
        </w:rPr>
        <w:t>The change is accepted or rejected</w:t>
      </w:r>
      <w:r>
        <w:t xml:space="preserve">: </w:t>
      </w:r>
      <w:r w:rsidR="0094768F">
        <w:t>t</w:t>
      </w:r>
      <w:r>
        <w:t>he Customer will accept or reject the change within three business days and confirm the following to Microsoft:</w:t>
      </w:r>
    </w:p>
    <w:p w14:paraId="61479056" w14:textId="43A049A5" w:rsidR="00D621A1" w:rsidRDefault="00D621A1" w:rsidP="00722164">
      <w:pPr>
        <w:pStyle w:val="ListBullet2"/>
      </w:pPr>
      <w:r>
        <w:lastRenderedPageBreak/>
        <w:t xml:space="preserve">Acceptance – </w:t>
      </w:r>
      <w:r w:rsidR="00315EF1">
        <w:t>t</w:t>
      </w:r>
      <w:r>
        <w:t>he Customer must sign and return the change request form.</w:t>
      </w:r>
    </w:p>
    <w:p w14:paraId="117929C8" w14:textId="7CA600F7" w:rsidR="00D621A1" w:rsidRDefault="00D621A1" w:rsidP="00722164">
      <w:pPr>
        <w:pStyle w:val="ListBullet2"/>
      </w:pPr>
      <w:r>
        <w:t xml:space="preserve">Rejection – </w:t>
      </w:r>
      <w:r w:rsidR="00315EF1">
        <w:t>i</w:t>
      </w:r>
      <w:r>
        <w:t>f the Customer does not want to proceed with the change or does not provide an approval within three business days, no changes will be performed.</w:t>
      </w:r>
    </w:p>
    <w:p w14:paraId="70449EC4" w14:textId="43B951F1" w:rsidR="00D621A1" w:rsidRPr="001A59CD" w:rsidRDefault="003B4FD7" w:rsidP="00D621A1">
      <w:pPr>
        <w:rPr>
          <w:rStyle w:val="Instructional"/>
        </w:rPr>
      </w:pPr>
      <w:r w:rsidRPr="003B4FD7">
        <w:rPr>
          <w:rStyle w:val="Instructional"/>
        </w:rPr>
        <w:t>Delete the text below if not required. The following text is required for customers, such as those in the US public sector that require all changes to be in the form of amendments. If you require this text, delete all other text in this section except the first paragraph and use only this optional text.</w:t>
      </w:r>
    </w:p>
    <w:p w14:paraId="20FA04EA" w14:textId="0A10E22A" w:rsidR="00722164" w:rsidRPr="00722164" w:rsidRDefault="00722164" w:rsidP="00722164">
      <w:pPr>
        <w:rPr>
          <w:rStyle w:val="Optional"/>
        </w:rPr>
      </w:pPr>
      <w:r w:rsidRPr="00722164">
        <w:rPr>
          <w:rStyle w:val="Optional"/>
        </w:rPr>
        <w:t xml:space="preserve">During the </w:t>
      </w:r>
      <w:r w:rsidR="00E86063">
        <w:rPr>
          <w:rStyle w:val="Optional"/>
        </w:rPr>
        <w:t>project</w:t>
      </w:r>
      <w:r w:rsidRPr="00722164">
        <w:rPr>
          <w:rStyle w:val="Optional"/>
        </w:rPr>
        <w:t>, either party can request, in writing, additions, deletions, or modifications to the Services described in this SOW (“change”). Approved changes will be managed through amendments, which may lead to additional costs and schedule impacts. Microsoft shall have no obligation to commence work in connection with any change until the details of the change are agreed upon in an amendment signed by the authorized signatories from both parties.</w:t>
      </w:r>
    </w:p>
    <w:p w14:paraId="1073EF8F" w14:textId="329B5C13" w:rsidR="00722164" w:rsidRPr="001A59CD" w:rsidRDefault="00722164" w:rsidP="00722164">
      <w:pPr>
        <w:rPr>
          <w:rStyle w:val="Optional"/>
        </w:rPr>
      </w:pPr>
      <w:r w:rsidRPr="00722164">
        <w:rPr>
          <w:rStyle w:val="Optional"/>
        </w:rPr>
        <w:t>Within three consecutive business days of receipt of the proposed amendment, the Customer must either indicate acceptance of the proposed change by signing the amendment or advise Microsoft not to perform the change. If you advise Microsoft not to perform the change, we will proceed with the original agreed-upon Services only. In the absence of the Customer acceptance or rejection within the previously noted time frame, Microsoft will not perform the proposed change.</w:t>
      </w:r>
    </w:p>
    <w:p w14:paraId="64C4A142" w14:textId="076AA521" w:rsidR="00882B78" w:rsidRDefault="00882B78" w:rsidP="00254D5A">
      <w:pPr>
        <w:pStyle w:val="Heading2NUM"/>
      </w:pPr>
      <w:bookmarkStart w:id="89" w:name="_Toc183681352"/>
      <w:bookmarkStart w:id="90" w:name="_Toc225414288"/>
      <w:r>
        <w:t>Escalation path</w:t>
      </w:r>
      <w:bookmarkEnd w:id="89"/>
      <w:bookmarkEnd w:id="90"/>
    </w:p>
    <w:p w14:paraId="28282336" w14:textId="4003E8C7" w:rsidR="008F04D7" w:rsidRPr="00C63955" w:rsidRDefault="008F04D7" w:rsidP="00C63955">
      <w:bookmarkStart w:id="91" w:name="_Toc183681353"/>
      <w:bookmarkStart w:id="92" w:name="_Ref183784538"/>
      <w:r w:rsidRPr="008F04D7">
        <w:t xml:space="preserve">The product managers, executive sponsors, and other designees will work closely together to manage </w:t>
      </w:r>
      <w:r w:rsidR="00E86063">
        <w:t>project</w:t>
      </w:r>
      <w:r w:rsidRPr="008F04D7">
        <w:t xml:space="preserve"> issues, risks, and change requests as described previously. The Customer will provide reasonable access to the sponsor or sponsors to expedite resolution. The standard escalation path for review, approval, or dispute resolution is as follows:</w:t>
      </w:r>
    </w:p>
    <w:p w14:paraId="1DCBA23E" w14:textId="77777777" w:rsidR="00B0766E" w:rsidRPr="00B0766E" w:rsidRDefault="00B0766E" w:rsidP="00B0766E">
      <w:pPr>
        <w:pStyle w:val="ListBullet"/>
      </w:pPr>
      <w:bookmarkStart w:id="93" w:name="_Ref207894682"/>
      <w:r w:rsidRPr="00B0766E">
        <w:t>Feature team member</w:t>
      </w:r>
    </w:p>
    <w:p w14:paraId="281BE2B7" w14:textId="77777777" w:rsidR="00B0766E" w:rsidRPr="00B0766E" w:rsidRDefault="00B0766E" w:rsidP="00B0766E">
      <w:pPr>
        <w:pStyle w:val="ListBullet"/>
      </w:pPr>
      <w:r w:rsidRPr="00B0766E">
        <w:t xml:space="preserve">Product manager and project managers </w:t>
      </w:r>
    </w:p>
    <w:p w14:paraId="50D5572D" w14:textId="77777777" w:rsidR="00B0766E" w:rsidRPr="00B0766E" w:rsidRDefault="00B0766E" w:rsidP="00B0766E">
      <w:pPr>
        <w:pStyle w:val="ListBullet"/>
      </w:pPr>
      <w:r w:rsidRPr="00B0766E">
        <w:t>Product council and delivery management executive</w:t>
      </w:r>
    </w:p>
    <w:p w14:paraId="237E4B3E" w14:textId="77777777" w:rsidR="00B0766E" w:rsidRPr="00B0766E" w:rsidRDefault="00B0766E" w:rsidP="00B0766E">
      <w:pPr>
        <w:pStyle w:val="ListBullet"/>
      </w:pPr>
      <w:r w:rsidRPr="00B0766E">
        <w:t>Executive steering committee</w:t>
      </w:r>
    </w:p>
    <w:p w14:paraId="14E67FE0" w14:textId="0CA18BF5" w:rsidR="00C63955" w:rsidRDefault="00E86063" w:rsidP="00C63955">
      <w:pPr>
        <w:pStyle w:val="Heading2NUM"/>
      </w:pPr>
      <w:bookmarkStart w:id="94" w:name="_Ref210663816"/>
      <w:bookmarkStart w:id="95" w:name="_Toc225414289"/>
      <w:r>
        <w:t>Project</w:t>
      </w:r>
      <w:r w:rsidR="00C63955">
        <w:t xml:space="preserve"> completion</w:t>
      </w:r>
      <w:bookmarkEnd w:id="93"/>
      <w:bookmarkEnd w:id="94"/>
      <w:bookmarkEnd w:id="95"/>
    </w:p>
    <w:p w14:paraId="1093D8E7" w14:textId="3C84B0AB" w:rsidR="00793825" w:rsidRPr="00793825" w:rsidRDefault="00B803BC" w:rsidP="00793825">
      <w:pPr>
        <w:rPr>
          <w:rStyle w:val="Instructional"/>
        </w:rPr>
      </w:pPr>
      <w:r w:rsidRPr="00B803BC">
        <w:rPr>
          <w:rStyle w:val="Instructional"/>
        </w:rPr>
        <w:t>If you need to provide a fixed fee, check with your SQA lead for guidance on language and payment terms (monthly capacity). This outcome-based offer is best suited for Time and Materials since the backlog is variable and there are no formal deliverables requiring acceptance.</w:t>
      </w:r>
    </w:p>
    <w:p w14:paraId="30104271" w14:textId="36D65340" w:rsidR="00306A9A" w:rsidRPr="00306A9A" w:rsidRDefault="00306A9A" w:rsidP="00306A9A">
      <w:r w:rsidRPr="00306A9A">
        <w:t xml:space="preserve">Microsoft will provide Services defined in this SOW to the extent of the fees available and the term specified in the WO. If additional Services are required, the change management process will be followed, and the contract modified. The </w:t>
      </w:r>
      <w:r w:rsidR="00E86063">
        <w:t>project</w:t>
      </w:r>
      <w:r w:rsidRPr="00306A9A">
        <w:t xml:space="preserve"> will be considered complete when at least one of the following conditions has been met:</w:t>
      </w:r>
    </w:p>
    <w:p w14:paraId="3F72753A" w14:textId="77777777" w:rsidR="0068478D" w:rsidRDefault="0068478D" w:rsidP="0068478D">
      <w:pPr>
        <w:pStyle w:val="ListBullet"/>
      </w:pPr>
      <w:r>
        <w:t>All available capacity has been utilized for Services delivered.</w:t>
      </w:r>
    </w:p>
    <w:p w14:paraId="25080E9C" w14:textId="7D40BF63" w:rsidR="0068478D" w:rsidRDefault="0068478D" w:rsidP="0068478D">
      <w:pPr>
        <w:pStyle w:val="ListBullet"/>
      </w:pPr>
      <w:r>
        <w:t xml:space="preserve">The term of the </w:t>
      </w:r>
      <w:r w:rsidR="00E86063">
        <w:t>project</w:t>
      </w:r>
      <w:r>
        <w:t xml:space="preserve"> has expired.</w:t>
      </w:r>
    </w:p>
    <w:p w14:paraId="412536A9" w14:textId="77777777" w:rsidR="0068478D" w:rsidRDefault="0068478D" w:rsidP="0068478D">
      <w:pPr>
        <w:pStyle w:val="ListBullet"/>
      </w:pPr>
      <w:r>
        <w:t>All Microsoft activities and product backlog items have been completed.</w:t>
      </w:r>
    </w:p>
    <w:p w14:paraId="4BAECFE1" w14:textId="77777777" w:rsidR="0068478D" w:rsidRDefault="0068478D" w:rsidP="0068478D">
      <w:pPr>
        <w:pStyle w:val="ListBullet"/>
      </w:pPr>
      <w:r>
        <w:t>The WO has been terminated.</w:t>
      </w:r>
    </w:p>
    <w:p w14:paraId="546A79C4" w14:textId="5213449F" w:rsidR="00165939" w:rsidRPr="00165939" w:rsidRDefault="00165939" w:rsidP="00165939">
      <w:bookmarkStart w:id="96" w:name="_Toc183681356"/>
      <w:bookmarkStart w:id="97" w:name="_Ref183782657"/>
      <w:bookmarkEnd w:id="91"/>
      <w:bookmarkEnd w:id="92"/>
      <w:r w:rsidRPr="00165939">
        <w:lastRenderedPageBreak/>
        <w:t xml:space="preserve">Due to the nature of agile delivery, not all backlog items or outcomes may be completed during the </w:t>
      </w:r>
      <w:r w:rsidR="00E86063">
        <w:t>project</w:t>
      </w:r>
      <w:r w:rsidRPr="00165939">
        <w:t xml:space="preserve">. The Microsoft team will rely on the CPM in conjunction with the product council to determine priority of the product backlog so that the important backlog items can be completed during the </w:t>
      </w:r>
      <w:r w:rsidR="00E86063">
        <w:t>project</w:t>
      </w:r>
      <w:r w:rsidRPr="00165939">
        <w:t>.</w:t>
      </w:r>
    </w:p>
    <w:p w14:paraId="121E8BFD" w14:textId="4F091EAA" w:rsidR="003251EC" w:rsidRPr="003251EC" w:rsidRDefault="003251EC" w:rsidP="003251EC">
      <w:pPr>
        <w:pStyle w:val="Heading1NUM"/>
      </w:pPr>
      <w:bookmarkStart w:id="98" w:name="_Toc225414290"/>
      <w:r w:rsidRPr="003251EC">
        <w:t xml:space="preserve">Customer responsibilities and </w:t>
      </w:r>
      <w:r w:rsidR="00E86063">
        <w:t>project</w:t>
      </w:r>
      <w:r w:rsidRPr="003251EC">
        <w:t xml:space="preserve"> assumptions</w:t>
      </w:r>
      <w:bookmarkEnd w:id="98"/>
    </w:p>
    <w:p w14:paraId="3753EA13" w14:textId="35704F16" w:rsidR="00776349" w:rsidRDefault="009339E0" w:rsidP="009339E0">
      <w:pPr>
        <w:pStyle w:val="Heading2NUM"/>
      </w:pPr>
      <w:bookmarkStart w:id="99" w:name="_Toc225414291"/>
      <w:r w:rsidRPr="009339E0">
        <w:t>Customer responsibilities</w:t>
      </w:r>
      <w:bookmarkEnd w:id="99"/>
    </w:p>
    <w:p w14:paraId="0A1D02AE" w14:textId="70E97D81" w:rsidR="00927C0D" w:rsidRPr="00927C0D" w:rsidRDefault="00A54814" w:rsidP="00927C0D">
      <w:pPr>
        <w:rPr>
          <w:rStyle w:val="Instructional"/>
        </w:rPr>
      </w:pPr>
      <w:r w:rsidRPr="00A54814">
        <w:rPr>
          <w:rStyle w:val="Instructional"/>
        </w:rPr>
        <w:t xml:space="preserve">These are general Customer responsibilities. </w:t>
      </w:r>
      <w:r w:rsidR="00E86063">
        <w:rPr>
          <w:rStyle w:val="Instructional"/>
        </w:rPr>
        <w:t>Project</w:t>
      </w:r>
      <w:r w:rsidRPr="00A54814">
        <w:rPr>
          <w:rStyle w:val="Instructional"/>
        </w:rPr>
        <w:t xml:space="preserve">-specific Customer responsibilities are included elsewhere in the SOW (typically the </w:t>
      </w:r>
      <w:r w:rsidR="008D77DF" w:rsidRPr="008D77DF">
        <w:rPr>
          <w:rStyle w:val="Instructional"/>
          <w:highlight w:val="yellow"/>
        </w:rPr>
        <w:fldChar w:fldCharType="begin"/>
      </w:r>
      <w:r w:rsidR="008D77DF" w:rsidRPr="008D77DF">
        <w:rPr>
          <w:rStyle w:val="Instructional"/>
        </w:rPr>
        <w:instrText xml:space="preserve"> REF _Ref207893533 \h </w:instrText>
      </w:r>
      <w:r w:rsidR="008D77DF">
        <w:rPr>
          <w:rStyle w:val="Instructional"/>
          <w:highlight w:val="yellow"/>
        </w:rPr>
        <w:instrText xml:space="preserve"> \* MERGEFORMAT </w:instrText>
      </w:r>
      <w:r w:rsidR="008D77DF" w:rsidRPr="008D77DF">
        <w:rPr>
          <w:rStyle w:val="Instructional"/>
          <w:highlight w:val="yellow"/>
        </w:rPr>
      </w:r>
      <w:r w:rsidR="008D77DF" w:rsidRPr="008D77DF">
        <w:rPr>
          <w:rStyle w:val="Instructional"/>
          <w:highlight w:val="yellow"/>
        </w:rPr>
        <w:fldChar w:fldCharType="separate"/>
      </w:r>
      <w:r w:rsidR="00E86063">
        <w:rPr>
          <w:rStyle w:val="Instructional"/>
        </w:rPr>
        <w:t>Project</w:t>
      </w:r>
      <w:r w:rsidR="008D77DF" w:rsidRPr="008D77DF">
        <w:rPr>
          <w:rStyle w:val="Instructional"/>
        </w:rPr>
        <w:t xml:space="preserve"> organization</w:t>
      </w:r>
      <w:r w:rsidR="008D77DF" w:rsidRPr="008D77DF">
        <w:rPr>
          <w:rStyle w:val="Instructional"/>
          <w:highlight w:val="yellow"/>
        </w:rPr>
        <w:fldChar w:fldCharType="end"/>
      </w:r>
      <w:r w:rsidR="008D77DF">
        <w:rPr>
          <w:rStyle w:val="Instructional"/>
        </w:rPr>
        <w:t xml:space="preserve"> </w:t>
      </w:r>
      <w:r w:rsidRPr="00A54814">
        <w:rPr>
          <w:rStyle w:val="Instructional"/>
        </w:rPr>
        <w:t>section). Do not repeat responsibilities listed elsewhere in the SOW within this section.</w:t>
      </w:r>
    </w:p>
    <w:p w14:paraId="15FC91FF" w14:textId="77777777" w:rsidR="00927C0D" w:rsidRDefault="00927C0D" w:rsidP="00927C0D">
      <w:r>
        <w:t>The Customer is responsible for:</w:t>
      </w:r>
    </w:p>
    <w:p w14:paraId="1B0C1AA2" w14:textId="77777777" w:rsidR="009F4642" w:rsidRDefault="009F4642" w:rsidP="009F4642">
      <w:pPr>
        <w:pStyle w:val="Bullet1"/>
      </w:pPr>
      <w:r>
        <w:t>Providing accurate, timely, and complete information within three business days or as mutually agreed upon.</w:t>
      </w:r>
    </w:p>
    <w:p w14:paraId="3A666D14" w14:textId="77777777" w:rsidR="009F4642" w:rsidRDefault="009F4642" w:rsidP="009F4642">
      <w:pPr>
        <w:pStyle w:val="Bullet1"/>
      </w:pPr>
      <w:r>
        <w:t>Providing access to people, including knowledgeable Customer personnel and business users as required.</w:t>
      </w:r>
    </w:p>
    <w:p w14:paraId="067362E6" w14:textId="0A81CC89" w:rsidR="009F4642" w:rsidRDefault="009F4642" w:rsidP="009F4642">
      <w:pPr>
        <w:pStyle w:val="Bullet1"/>
      </w:pPr>
      <w:r>
        <w:t xml:space="preserve">Providing sufficient Customer resources with the requisite skills for testing during the </w:t>
      </w:r>
      <w:r w:rsidR="00E86063">
        <w:t>project</w:t>
      </w:r>
      <w:r>
        <w:t>.</w:t>
      </w:r>
    </w:p>
    <w:p w14:paraId="13A5C1BD" w14:textId="2BDD4428" w:rsidR="009F4642" w:rsidRDefault="009F4642" w:rsidP="009F4642">
      <w:pPr>
        <w:pStyle w:val="Bullet1"/>
      </w:pPr>
      <w:r>
        <w:t xml:space="preserve">Providing all requisite information to relevant external parties to obtain clearances for all personnel actively participating in the </w:t>
      </w:r>
      <w:r w:rsidR="00E86063">
        <w:t>project</w:t>
      </w:r>
      <w:r>
        <w:t>, if security clearances are required.</w:t>
      </w:r>
    </w:p>
    <w:p w14:paraId="59061B44" w14:textId="77777777" w:rsidR="009F4642" w:rsidRDefault="009F4642" w:rsidP="009F4642">
      <w:pPr>
        <w:pStyle w:val="Bullet1"/>
      </w:pPr>
      <w:r>
        <w:t>Providing access to systems for both onsite and remote work.</w:t>
      </w:r>
    </w:p>
    <w:p w14:paraId="5A50F4F7" w14:textId="77777777" w:rsidR="009F4642" w:rsidRDefault="009F4642" w:rsidP="009F4642">
      <w:pPr>
        <w:pStyle w:val="Bullet1"/>
      </w:pPr>
      <w:r>
        <w:t>Providing a suitable work environment when onsite presence is required.</w:t>
      </w:r>
    </w:p>
    <w:p w14:paraId="6ED28BD5" w14:textId="77777777" w:rsidR="009F4642" w:rsidRDefault="009F4642" w:rsidP="009F4642">
      <w:pPr>
        <w:pStyle w:val="Bullet1"/>
      </w:pPr>
      <w:r>
        <w:t>Managing all Customer personnel and vendors who are not managed by Microsoft.</w:t>
      </w:r>
    </w:p>
    <w:p w14:paraId="1E4B5DFF" w14:textId="41E12D7D" w:rsidR="009F4642" w:rsidRDefault="009F4642" w:rsidP="009F4642">
      <w:pPr>
        <w:pStyle w:val="Bullet1"/>
      </w:pPr>
      <w:r>
        <w:t xml:space="preserve">Managing external dependencies for related </w:t>
      </w:r>
      <w:r w:rsidR="00E86063">
        <w:t>project</w:t>
      </w:r>
      <w:r>
        <w:t>s or programs.</w:t>
      </w:r>
    </w:p>
    <w:p w14:paraId="4C61BD9A" w14:textId="77777777" w:rsidR="009F4642" w:rsidRDefault="009F4642" w:rsidP="009F4642">
      <w:pPr>
        <w:pStyle w:val="Bullet1"/>
      </w:pPr>
      <w:r>
        <w:t>Confirming regulatory compliance, if applicable.</w:t>
      </w:r>
    </w:p>
    <w:p w14:paraId="5CB39F1A" w14:textId="77777777" w:rsidR="009F4642" w:rsidRDefault="009F4642" w:rsidP="009F4642">
      <w:pPr>
        <w:pStyle w:val="Bullet1"/>
      </w:pPr>
      <w:r>
        <w:t>Providing standard product training for external systems as required.</w:t>
      </w:r>
    </w:p>
    <w:p w14:paraId="71EB8055" w14:textId="77777777" w:rsidR="009F4642" w:rsidRDefault="009F4642" w:rsidP="009F4642">
      <w:pPr>
        <w:pStyle w:val="Bullet1"/>
      </w:pPr>
      <w:r>
        <w:t>Overseeing organizational change management:</w:t>
      </w:r>
    </w:p>
    <w:p w14:paraId="1FAA79CA" w14:textId="77777777" w:rsidR="007230D0" w:rsidRDefault="007230D0" w:rsidP="005A463F">
      <w:pPr>
        <w:pStyle w:val="Bullet2"/>
      </w:pPr>
      <w:r>
        <w:t>Redesigning or re-engineering business processes.</w:t>
      </w:r>
    </w:p>
    <w:p w14:paraId="6A0EFECA" w14:textId="77777777" w:rsidR="007230D0" w:rsidRDefault="007230D0" w:rsidP="005A463F">
      <w:pPr>
        <w:pStyle w:val="Bullet2"/>
      </w:pPr>
      <w:r>
        <w:t>Designing or redesigning the functional organization.</w:t>
      </w:r>
    </w:p>
    <w:p w14:paraId="5C51855D" w14:textId="77777777" w:rsidR="007230D0" w:rsidRDefault="007230D0" w:rsidP="005A463F">
      <w:pPr>
        <w:pStyle w:val="Bullet2"/>
      </w:pPr>
      <w:r>
        <w:t>Planning or undertaking user communications.</w:t>
      </w:r>
    </w:p>
    <w:p w14:paraId="1FB9261A" w14:textId="50E451B9" w:rsidR="00927C0D" w:rsidRDefault="00927C0D" w:rsidP="005A463F">
      <w:pPr>
        <w:pStyle w:val="Bullet1"/>
      </w:pPr>
      <w:r>
        <w:t>Other general Customer responsibilities.</w:t>
      </w:r>
    </w:p>
    <w:p w14:paraId="43F5296F" w14:textId="77777777" w:rsidR="007679E5" w:rsidRPr="007679E5" w:rsidRDefault="007679E5" w:rsidP="007679E5">
      <w:pPr>
        <w:pStyle w:val="Bullet2"/>
      </w:pPr>
      <w:r w:rsidRPr="007679E5">
        <w:t>The Customer first responder organization is responsible for initial triaging after all releases.</w:t>
      </w:r>
    </w:p>
    <w:p w14:paraId="2F435434" w14:textId="77777777" w:rsidR="007679E5" w:rsidRPr="007679E5" w:rsidRDefault="007679E5" w:rsidP="007679E5">
      <w:pPr>
        <w:pStyle w:val="Bullet2"/>
      </w:pPr>
      <w:r w:rsidRPr="007679E5">
        <w:t>Providing application support.</w:t>
      </w:r>
    </w:p>
    <w:p w14:paraId="4502104E" w14:textId="77777777" w:rsidR="007679E5" w:rsidRPr="007679E5" w:rsidRDefault="007679E5" w:rsidP="007679E5">
      <w:pPr>
        <w:pStyle w:val="Bullet2"/>
      </w:pPr>
      <w:r w:rsidRPr="007679E5">
        <w:t>Fixing bugs and troubleshooting problems that are related to applications or other third-party software, hardware products, or applications that are not explicitly mentioned as being in scope.</w:t>
      </w:r>
    </w:p>
    <w:p w14:paraId="7B3849C3" w14:textId="77777777" w:rsidR="007679E5" w:rsidRPr="007679E5" w:rsidRDefault="007679E5" w:rsidP="007679E5">
      <w:pPr>
        <w:pStyle w:val="Bullet2"/>
      </w:pPr>
      <w:r w:rsidRPr="007679E5">
        <w:t>Preparing documentation about processes, standards, policies, and existing guidelines.</w:t>
      </w:r>
    </w:p>
    <w:p w14:paraId="3972BE58" w14:textId="77777777" w:rsidR="007679E5" w:rsidRPr="007679E5" w:rsidRDefault="007679E5" w:rsidP="007679E5">
      <w:pPr>
        <w:pStyle w:val="Bullet2"/>
      </w:pPr>
      <w:r w:rsidRPr="007679E5">
        <w:t>Designing, configuring, integrating, deploying, or fixing issues in commercially available third-party software.</w:t>
      </w:r>
    </w:p>
    <w:p w14:paraId="01FCFD3B" w14:textId="77777777" w:rsidR="007679E5" w:rsidRPr="007679E5" w:rsidRDefault="007679E5" w:rsidP="007679E5">
      <w:pPr>
        <w:pStyle w:val="Bullet2"/>
      </w:pPr>
      <w:r w:rsidRPr="007679E5">
        <w:t>Implementing modifications to third-party systems and external interfaces to support integration.</w:t>
      </w:r>
    </w:p>
    <w:p w14:paraId="617D80E0" w14:textId="3281AA1A" w:rsidR="009339E0" w:rsidRDefault="00E86063" w:rsidP="009A04DA">
      <w:pPr>
        <w:pStyle w:val="Heading2NUM"/>
      </w:pPr>
      <w:bookmarkStart w:id="100" w:name="_Toc225414292"/>
      <w:r>
        <w:lastRenderedPageBreak/>
        <w:t>Project</w:t>
      </w:r>
      <w:r w:rsidR="009A04DA" w:rsidRPr="009A04DA">
        <w:t xml:space="preserve"> assumptions</w:t>
      </w:r>
      <w:bookmarkEnd w:id="100"/>
    </w:p>
    <w:p w14:paraId="5A6E99C2" w14:textId="2317335E" w:rsidR="00700560" w:rsidRPr="001D1558" w:rsidRDefault="00700560" w:rsidP="00700560">
      <w:pPr>
        <w:rPr>
          <w:rStyle w:val="Instructional"/>
        </w:rPr>
      </w:pPr>
      <w:r w:rsidRPr="001D1558">
        <w:rPr>
          <w:rStyle w:val="Instructional"/>
        </w:rPr>
        <w:t xml:space="preserve">Insert additional items as required – do not repeat assumptions listed elsewhere in the SOW. Consider the following: technical assumptions, infrastructure assumptions, and </w:t>
      </w:r>
      <w:r w:rsidR="00E86063">
        <w:rPr>
          <w:rStyle w:val="Instructional"/>
        </w:rPr>
        <w:t>project</w:t>
      </w:r>
      <w:r w:rsidRPr="001D1558">
        <w:rPr>
          <w:rStyle w:val="Instructional"/>
        </w:rPr>
        <w:t xml:space="preserve"> delivery assumptions. Refer to the </w:t>
      </w:r>
      <w:hyperlink r:id="rId45" w:history="1">
        <w:r w:rsidRPr="004141E7">
          <w:rPr>
            <w:rStyle w:val="Hyperlink"/>
            <w:i/>
            <w:iCs/>
            <w:u w:val="none"/>
          </w:rPr>
          <w:t>SOW Writing Guide</w:t>
        </w:r>
      </w:hyperlink>
      <w:r w:rsidRPr="001D1558">
        <w:rPr>
          <w:rStyle w:val="Instructional"/>
        </w:rPr>
        <w:t xml:space="preserve"> for additional options.</w:t>
      </w:r>
    </w:p>
    <w:p w14:paraId="600D9984" w14:textId="77777777" w:rsidR="00700560" w:rsidRPr="001D1558" w:rsidRDefault="00700560" w:rsidP="00700560">
      <w:pPr>
        <w:rPr>
          <w:rStyle w:val="Instructional"/>
        </w:rPr>
      </w:pPr>
      <w:r w:rsidRPr="001D1558">
        <w:rPr>
          <w:rStyle w:val="Instructional"/>
        </w:rPr>
        <w:t xml:space="preserve">Review all assumptions for accuracy with special attention to </w:t>
      </w:r>
      <w:r w:rsidRPr="001D1558">
        <w:rPr>
          <w:rStyle w:val="Optional"/>
        </w:rPr>
        <w:t>optional assumptions</w:t>
      </w:r>
      <w:r w:rsidRPr="001D1558">
        <w:rPr>
          <w:rStyle w:val="Instructional"/>
        </w:rPr>
        <w:t xml:space="preserve">, which may be Customer-specific. For </w:t>
      </w:r>
      <w:r w:rsidRPr="001D1558">
        <w:rPr>
          <w:rStyle w:val="Optional"/>
        </w:rPr>
        <w:t>optional assumptions</w:t>
      </w:r>
      <w:r w:rsidRPr="001D1558">
        <w:rPr>
          <w:rStyle w:val="Instructional"/>
        </w:rPr>
        <w:t xml:space="preserve"> you wish to keep, change the style to “Bullet list” and indent as needed; otherwise delete optional items.</w:t>
      </w:r>
    </w:p>
    <w:p w14:paraId="124E81BF" w14:textId="1A45EF65" w:rsidR="00955A40" w:rsidRDefault="00955A40" w:rsidP="00700560">
      <w:r w:rsidRPr="00955A40">
        <w:t xml:space="preserve">The following are assumptions that apply to this </w:t>
      </w:r>
      <w:r w:rsidR="00E86063">
        <w:t>project</w:t>
      </w:r>
      <w:r w:rsidRPr="00955A40">
        <w:t xml:space="preserve"> between the Customer and Microsoft. During the </w:t>
      </w:r>
      <w:r w:rsidR="00E86063">
        <w:t>project</w:t>
      </w:r>
      <w:r w:rsidRPr="00955A40">
        <w:t xml:space="preserve">, the information and assumptions in this document will be validated, and if a material difference is present, this could result in Microsoft initiating a change request to cover additional work or extending the </w:t>
      </w:r>
      <w:r w:rsidR="00E86063">
        <w:t>project</w:t>
      </w:r>
      <w:r w:rsidRPr="00955A40">
        <w:t xml:space="preserve"> duration.</w:t>
      </w:r>
    </w:p>
    <w:p w14:paraId="03EB73A6" w14:textId="123E44C6" w:rsidR="00700560" w:rsidRDefault="00700560" w:rsidP="00833870">
      <w:pPr>
        <w:pStyle w:val="ListBullet"/>
      </w:pPr>
      <w:r>
        <w:t>Workday:</w:t>
      </w:r>
    </w:p>
    <w:p w14:paraId="22B242CA" w14:textId="77777777" w:rsidR="00963B7D" w:rsidRDefault="00963B7D" w:rsidP="00963B7D">
      <w:pPr>
        <w:pStyle w:val="Bullet2"/>
      </w:pPr>
      <w:r>
        <w:t>Local Microsoft employees will follow the standard Microsoft (or appropriate subsidiary) workday and work week.</w:t>
      </w:r>
    </w:p>
    <w:p w14:paraId="2BB8F81B" w14:textId="77777777" w:rsidR="00963B7D" w:rsidRDefault="00963B7D" w:rsidP="00963B7D">
      <w:pPr>
        <w:pStyle w:val="Bullet2"/>
      </w:pPr>
      <w:r>
        <w:t>If Microsoft Global Delivery factories are used, then the following also apply:</w:t>
      </w:r>
    </w:p>
    <w:p w14:paraId="235DEA55" w14:textId="77777777" w:rsidR="00C5656B" w:rsidRDefault="00C5656B" w:rsidP="00C5656B">
      <w:pPr>
        <w:pStyle w:val="ListBullet3"/>
      </w:pPr>
      <w:r>
        <w:t>The standard workday for the offshore Microsoft factory team is between 9:30 AM and 6:30 PM India standard time, Monday through Friday, except for scheduled holidays. Limited exceptions can be made with advanced planning to support production-level changes or to address a need that requires a meeting between an offshore resource and the Customer and which cannot be accomplished during the standard workday. Exceptions will be coordinated by the program manager.</w:t>
      </w:r>
    </w:p>
    <w:p w14:paraId="64F38070" w14:textId="77777777" w:rsidR="00C5656B" w:rsidRDefault="00C5656B" w:rsidP="00C5656B">
      <w:pPr>
        <w:pStyle w:val="ListBullet3"/>
      </w:pPr>
      <w:r>
        <w:t>Offshore resources that are not part of the factory will be available between 7 AM and 10 PM India standard time over an eight-hour continuous window.</w:t>
      </w:r>
    </w:p>
    <w:p w14:paraId="33E34533" w14:textId="5AD91A66" w:rsidR="00700560" w:rsidRDefault="00700560" w:rsidP="00833870">
      <w:pPr>
        <w:pStyle w:val="ListBullet"/>
      </w:pPr>
      <w:r>
        <w:t>Remote work:</w:t>
      </w:r>
    </w:p>
    <w:p w14:paraId="30E27D76" w14:textId="25F3316B" w:rsidR="00700560" w:rsidRDefault="00700560" w:rsidP="001029FC">
      <w:pPr>
        <w:pStyle w:val="Bullet2"/>
      </w:pPr>
      <w:r>
        <w:t>The Microsoft feature team may perform Services remotely.</w:t>
      </w:r>
    </w:p>
    <w:p w14:paraId="3AB38DD7" w14:textId="77777777" w:rsidR="00744F6F" w:rsidRPr="00744F6F" w:rsidRDefault="00744F6F" w:rsidP="00744F6F">
      <w:pPr>
        <w:pStyle w:val="Bullet2"/>
      </w:pPr>
      <w:r w:rsidRPr="00744F6F">
        <w:t>If the Microsoft feature team is required to be present at the Customer location every week, resources will typically be on site for three nights and four days, arriving on Monday and leaving on a Thursday.</w:t>
      </w:r>
    </w:p>
    <w:p w14:paraId="54F4A7CF" w14:textId="11A8F6E3" w:rsidR="00700560" w:rsidRDefault="00700560" w:rsidP="001029FC">
      <w:pPr>
        <w:pStyle w:val="Bullet2"/>
      </w:pPr>
      <w:r>
        <w:t>The place of performance under the SOW may be at a Microsoft facility, a Customer facility</w:t>
      </w:r>
      <w:r w:rsidRPr="001B5541">
        <w:rPr>
          <w:rStyle w:val="Optional"/>
        </w:rPr>
        <w:t>, a US government facility</w:t>
      </w:r>
      <w:r>
        <w:t>, or various remote and off-site locations (including Microsoft employee home offices).</w:t>
      </w:r>
    </w:p>
    <w:p w14:paraId="48D69820" w14:textId="55FC4437" w:rsidR="00700560" w:rsidRDefault="00700560" w:rsidP="00833870">
      <w:pPr>
        <w:pStyle w:val="ListBullet"/>
      </w:pPr>
      <w:r>
        <w:t>Language:</w:t>
      </w:r>
    </w:p>
    <w:p w14:paraId="6B96DAFD" w14:textId="285E3328" w:rsidR="00700560" w:rsidRDefault="00700560" w:rsidP="001029FC">
      <w:pPr>
        <w:pStyle w:val="Bullet2"/>
      </w:pPr>
      <w:r>
        <w:t xml:space="preserve">All </w:t>
      </w:r>
      <w:r w:rsidR="00E86063">
        <w:t>project</w:t>
      </w:r>
      <w:r>
        <w:t xml:space="preserve"> communications and documentation will be in </w:t>
      </w:r>
      <w:r w:rsidRPr="001B5541">
        <w:rPr>
          <w:rStyle w:val="Instructional"/>
        </w:rPr>
        <w:t>[insert language]</w:t>
      </w:r>
      <w:r>
        <w:t>. Local language support and translations will be provided by the Customer.</w:t>
      </w:r>
    </w:p>
    <w:p w14:paraId="155C142C" w14:textId="2CB5D55E" w:rsidR="00700560" w:rsidRDefault="00700560" w:rsidP="00833870">
      <w:pPr>
        <w:pStyle w:val="ListBullet"/>
      </w:pPr>
      <w:r>
        <w:t>Staffing:</w:t>
      </w:r>
    </w:p>
    <w:p w14:paraId="087EA3FF" w14:textId="07B1D069" w:rsidR="00700560" w:rsidRDefault="00700560" w:rsidP="001029FC">
      <w:pPr>
        <w:pStyle w:val="Bullet2"/>
      </w:pPr>
      <w:r>
        <w:t xml:space="preserve">If necessary, Microsoft will make staffing changes. These may include, but are not limited to, resources and </w:t>
      </w:r>
      <w:r w:rsidR="00E86063">
        <w:t>project</w:t>
      </w:r>
      <w:r>
        <w:t xml:space="preserve"> roles.</w:t>
      </w:r>
    </w:p>
    <w:p w14:paraId="7D66101A" w14:textId="301931AC" w:rsidR="00700560" w:rsidRDefault="00700560" w:rsidP="001029FC">
      <w:pPr>
        <w:pStyle w:val="Bullet2"/>
      </w:pPr>
      <w:r>
        <w:lastRenderedPageBreak/>
        <w:t xml:space="preserve">If a security clearance is required, all resources will have the appropriate level of security access required to complete </w:t>
      </w:r>
      <w:r w:rsidR="00E86063">
        <w:t>project</w:t>
      </w:r>
      <w:r>
        <w:t>-related efforts.</w:t>
      </w:r>
    </w:p>
    <w:p w14:paraId="4F84A490" w14:textId="204E9565" w:rsidR="00700560" w:rsidRDefault="00700560" w:rsidP="001029FC">
      <w:pPr>
        <w:pStyle w:val="Bullet2"/>
      </w:pPr>
      <w:r>
        <w:t xml:space="preserve">Resource mobilization for staffing the </w:t>
      </w:r>
      <w:r w:rsidR="00E86063">
        <w:t>project</w:t>
      </w:r>
      <w:r>
        <w:t xml:space="preserve"> will be </w:t>
      </w:r>
      <w:r w:rsidRPr="00A65DD8">
        <w:rPr>
          <w:rStyle w:val="Instructional"/>
        </w:rPr>
        <w:t>[XX weeks]</w:t>
      </w:r>
      <w:r>
        <w:t>.</w:t>
      </w:r>
    </w:p>
    <w:p w14:paraId="2EAA108A" w14:textId="5D61BB30" w:rsidR="00700560" w:rsidRDefault="00700560" w:rsidP="00833870">
      <w:pPr>
        <w:pStyle w:val="ListBullet"/>
      </w:pPr>
      <w:r>
        <w:t>Informal knowledge transfer:</w:t>
      </w:r>
    </w:p>
    <w:p w14:paraId="4D494B02" w14:textId="25655EBD" w:rsidR="00700560" w:rsidRDefault="00700560" w:rsidP="001B5541">
      <w:pPr>
        <w:pStyle w:val="Bullet2"/>
      </w:pPr>
      <w:r>
        <w:t xml:space="preserve">No formal training materials will be developed or delivered as part of this </w:t>
      </w:r>
      <w:r w:rsidR="00E86063">
        <w:t>project</w:t>
      </w:r>
      <w:r>
        <w:t>. All information transfer will be through informal knowledge transfer.</w:t>
      </w:r>
    </w:p>
    <w:p w14:paraId="0FCF7381" w14:textId="2D341EB7" w:rsidR="00700560" w:rsidRDefault="00700560" w:rsidP="00833870">
      <w:pPr>
        <w:pStyle w:val="ListBullet"/>
      </w:pPr>
      <w:r>
        <w:t>Known standards:</w:t>
      </w:r>
    </w:p>
    <w:p w14:paraId="248EE54C" w14:textId="1C033A38" w:rsidR="00700560" w:rsidRPr="00183D9C" w:rsidRDefault="00700560" w:rsidP="00700560">
      <w:pPr>
        <w:rPr>
          <w:rStyle w:val="Instructional"/>
        </w:rPr>
      </w:pPr>
      <w:r w:rsidRPr="00183D9C">
        <w:rPr>
          <w:rStyle w:val="Instructional"/>
        </w:rPr>
        <w:t xml:space="preserve">These assumptions may need to be updated, depending on the content in the </w:t>
      </w:r>
      <w:r w:rsidR="00984272" w:rsidRPr="00984272">
        <w:rPr>
          <w:rStyle w:val="Instructional"/>
        </w:rPr>
        <w:fldChar w:fldCharType="begin"/>
      </w:r>
      <w:r w:rsidR="00984272" w:rsidRPr="00984272">
        <w:rPr>
          <w:rStyle w:val="Instructional"/>
        </w:rPr>
        <w:instrText xml:space="preserve"> REF _Ref207894735 \h </w:instrText>
      </w:r>
      <w:r w:rsidR="00984272">
        <w:rPr>
          <w:rStyle w:val="Instructional"/>
        </w:rPr>
        <w:instrText xml:space="preserve"> \* MERGEFORMAT </w:instrText>
      </w:r>
      <w:r w:rsidR="00984272" w:rsidRPr="00984272">
        <w:rPr>
          <w:rStyle w:val="Instructional"/>
        </w:rPr>
      </w:r>
      <w:r w:rsidR="00984272" w:rsidRPr="00984272">
        <w:rPr>
          <w:rStyle w:val="Instructional"/>
        </w:rPr>
        <w:fldChar w:fldCharType="separate"/>
      </w:r>
      <w:r w:rsidR="00984272" w:rsidRPr="00984272">
        <w:rPr>
          <w:rStyle w:val="Instructional"/>
        </w:rPr>
        <w:t>Technology requirements</w:t>
      </w:r>
      <w:r w:rsidR="00984272" w:rsidRPr="00984272">
        <w:rPr>
          <w:rStyle w:val="Instructional"/>
        </w:rPr>
        <w:fldChar w:fldCharType="end"/>
      </w:r>
      <w:r w:rsidR="00984272">
        <w:rPr>
          <w:rStyle w:val="Instructional"/>
        </w:rPr>
        <w:t xml:space="preserve"> </w:t>
      </w:r>
      <w:r w:rsidRPr="00183D9C">
        <w:rPr>
          <w:rStyle w:val="Instructional"/>
        </w:rPr>
        <w:t xml:space="preserve">and </w:t>
      </w:r>
      <w:r w:rsidR="00984272" w:rsidRPr="00984272">
        <w:rPr>
          <w:rStyle w:val="Instructional"/>
        </w:rPr>
        <w:fldChar w:fldCharType="begin"/>
      </w:r>
      <w:r w:rsidR="00984272" w:rsidRPr="00984272">
        <w:rPr>
          <w:rStyle w:val="Instructional"/>
        </w:rPr>
        <w:instrText xml:space="preserve"> REF _Ref207894748 \h </w:instrText>
      </w:r>
      <w:r w:rsidR="00984272">
        <w:rPr>
          <w:rStyle w:val="Instructional"/>
        </w:rPr>
        <w:instrText xml:space="preserve"> \* MERGEFORMAT </w:instrText>
      </w:r>
      <w:r w:rsidR="00984272" w:rsidRPr="00984272">
        <w:rPr>
          <w:rStyle w:val="Instructional"/>
        </w:rPr>
      </w:r>
      <w:r w:rsidR="00984272" w:rsidRPr="00984272">
        <w:rPr>
          <w:rStyle w:val="Instructional"/>
        </w:rPr>
        <w:fldChar w:fldCharType="separate"/>
      </w:r>
      <w:r w:rsidR="00984272" w:rsidRPr="00984272">
        <w:rPr>
          <w:rStyle w:val="Instructional"/>
        </w:rPr>
        <w:t>Environment requirements</w:t>
      </w:r>
      <w:r w:rsidR="00984272" w:rsidRPr="00984272">
        <w:rPr>
          <w:rStyle w:val="Instructional"/>
        </w:rPr>
        <w:fldChar w:fldCharType="end"/>
      </w:r>
      <w:r w:rsidR="00984272" w:rsidRPr="00984272">
        <w:rPr>
          <w:rStyle w:val="Instructional"/>
        </w:rPr>
        <w:t xml:space="preserve"> </w:t>
      </w:r>
      <w:r w:rsidRPr="00183D9C">
        <w:rPr>
          <w:rStyle w:val="Instructional"/>
        </w:rPr>
        <w:t>sections. Keep aligned.</w:t>
      </w:r>
    </w:p>
    <w:p w14:paraId="18FF4863" w14:textId="22B30348" w:rsidR="00700560" w:rsidRPr="002453F0" w:rsidRDefault="00700560" w:rsidP="002453F0">
      <w:pPr>
        <w:pStyle w:val="Bullet2"/>
      </w:pPr>
      <w:r w:rsidRPr="002453F0">
        <w:t>Microsoft expects to use Azure DevOps, Azure Pipelines and might use GitHub for a standard delivery.</w:t>
      </w:r>
    </w:p>
    <w:p w14:paraId="1488C526" w14:textId="69522FEA" w:rsidR="00700560" w:rsidRPr="002453F0" w:rsidRDefault="00700560" w:rsidP="002453F0">
      <w:pPr>
        <w:pStyle w:val="Bullet2"/>
      </w:pPr>
      <w:r w:rsidRPr="002453F0">
        <w:t xml:space="preserve">Time will be required to learn </w:t>
      </w:r>
      <w:r w:rsidR="009530F5">
        <w:t xml:space="preserve">the </w:t>
      </w:r>
      <w:r w:rsidRPr="002453F0">
        <w:t xml:space="preserve">Customer tooling if there are deviations from Microsoft standards. This time has not been included in </w:t>
      </w:r>
      <w:r w:rsidR="00E86063">
        <w:t>project</w:t>
      </w:r>
      <w:r w:rsidRPr="002453F0">
        <w:t xml:space="preserve"> estimates.</w:t>
      </w:r>
    </w:p>
    <w:p w14:paraId="5E000BB5" w14:textId="63A4E5DC" w:rsidR="00700560" w:rsidRPr="002453F0" w:rsidRDefault="00700560" w:rsidP="002453F0">
      <w:pPr>
        <w:pStyle w:val="Bullet2"/>
      </w:pPr>
      <w:r w:rsidRPr="002453F0">
        <w:t>Microsoft will use standard Azure DevOps process templates, and other IP designed to speed up delivery, including, but not limited to, standard work items, pipelines, and document templates.</w:t>
      </w:r>
    </w:p>
    <w:p w14:paraId="42CE14D7" w14:textId="351D0CFF" w:rsidR="00700560" w:rsidRDefault="00700560" w:rsidP="00183D9C">
      <w:pPr>
        <w:pStyle w:val="Bullet1"/>
      </w:pPr>
      <w:r>
        <w:t>Other assumptions:</w:t>
      </w:r>
    </w:p>
    <w:p w14:paraId="587D954A" w14:textId="0CC6D075" w:rsidR="00EF38DC" w:rsidRDefault="00EF38DC" w:rsidP="00EF38DC">
      <w:pPr>
        <w:pStyle w:val="Bullet2"/>
      </w:pPr>
      <w:r>
        <w:t xml:space="preserve">In addition to </w:t>
      </w:r>
      <w:r w:rsidR="00E86063">
        <w:t>project</w:t>
      </w:r>
      <w:r>
        <w:t xml:space="preserve"> team members, the Customer shall allow Microsoft internal systems to access the mutually accessible delivery platforms and tools used for this </w:t>
      </w:r>
      <w:r w:rsidR="00E86063">
        <w:t>project</w:t>
      </w:r>
      <w:r>
        <w:t>.</w:t>
      </w:r>
    </w:p>
    <w:p w14:paraId="64D51C5C" w14:textId="7003E016" w:rsidR="00EF38DC" w:rsidRDefault="00EF38DC" w:rsidP="00EF38DC">
      <w:pPr>
        <w:pStyle w:val="Bullet2"/>
      </w:pPr>
      <w:r>
        <w:t xml:space="preserve">Microsoft will read, store, and share necessary delivery insights on the work artifacts and products generated as part of this </w:t>
      </w:r>
      <w:r w:rsidR="00E86063">
        <w:t>project</w:t>
      </w:r>
      <w:r>
        <w:t xml:space="preserve"> (for example, test cases, code base, and pipelines) that are hosted on mutually accessible delivery platforms, like Azure DevOps, Jira, and GitHub.</w:t>
      </w:r>
    </w:p>
    <w:p w14:paraId="5EADE583" w14:textId="24174692" w:rsidR="00EF38DC" w:rsidRDefault="00EF38DC" w:rsidP="00EF38DC">
      <w:pPr>
        <w:pStyle w:val="Bullet2"/>
      </w:pPr>
      <w:r>
        <w:t xml:space="preserve">Microsoft will make available to the Customer all data and insights gathered during the </w:t>
      </w:r>
      <w:r w:rsidR="00E86063">
        <w:t>project</w:t>
      </w:r>
      <w:r>
        <w:t xml:space="preserve">. Microsoft will purge said data and insights upon explicit Customer request or at the end of the </w:t>
      </w:r>
      <w:r w:rsidR="00E86063">
        <w:t>project</w:t>
      </w:r>
      <w:r>
        <w:t>.</w:t>
      </w:r>
    </w:p>
    <w:p w14:paraId="504AC89A" w14:textId="77777777" w:rsidR="00EF38DC" w:rsidRDefault="00EF38DC" w:rsidP="00EF38DC">
      <w:pPr>
        <w:pStyle w:val="Bullet2"/>
      </w:pPr>
      <w:r>
        <w:t>Holidays, vacations, and training time have not been factored into this SOW.</w:t>
      </w:r>
    </w:p>
    <w:p w14:paraId="5FFE9901" w14:textId="59542B57" w:rsidR="00EF38DC" w:rsidRDefault="00EF38DC" w:rsidP="00EF38DC">
      <w:pPr>
        <w:pStyle w:val="Bullet2"/>
      </w:pPr>
      <w:r>
        <w:t xml:space="preserve">All work is to be contiguously scheduled. Any breaks in the </w:t>
      </w:r>
      <w:r w:rsidR="00E86063">
        <w:t>project</w:t>
      </w:r>
      <w:r>
        <w:t xml:space="preserve"> calendar must be scheduled four weeks in advance, or the time will be billed without interruption.</w:t>
      </w:r>
    </w:p>
    <w:p w14:paraId="1B11298B" w14:textId="6BC84ECB" w:rsidR="00700560" w:rsidRDefault="00EF38DC" w:rsidP="00EF38DC">
      <w:pPr>
        <w:pStyle w:val="Bullet2"/>
      </w:pPr>
      <w:r>
        <w:t>The Customer required compliance training for regulated industries is not included in the estimation. This includes:</w:t>
      </w:r>
    </w:p>
    <w:p w14:paraId="7C738446" w14:textId="4FEDBF33" w:rsidR="00700560" w:rsidRDefault="00700560" w:rsidP="00183D9C">
      <w:pPr>
        <w:pStyle w:val="Bullet3"/>
      </w:pPr>
      <w:r>
        <w:t>Security training</w:t>
      </w:r>
    </w:p>
    <w:p w14:paraId="76A66CE9" w14:textId="0995F4EA" w:rsidR="00700560" w:rsidRDefault="00700560" w:rsidP="00183D9C">
      <w:pPr>
        <w:pStyle w:val="Bullet3"/>
      </w:pPr>
      <w:r>
        <w:t>Internal orientation</w:t>
      </w:r>
    </w:p>
    <w:p w14:paraId="69AD0DAB" w14:textId="18DA0E4F" w:rsidR="00700560" w:rsidRDefault="00700560" w:rsidP="00183D9C">
      <w:pPr>
        <w:pStyle w:val="Bullet3"/>
      </w:pPr>
      <w:r>
        <w:t>Financial compliance training</w:t>
      </w:r>
    </w:p>
    <w:p w14:paraId="2EF25009" w14:textId="107BA1AF" w:rsidR="00700560" w:rsidRDefault="00700560" w:rsidP="00183D9C">
      <w:pPr>
        <w:pStyle w:val="Bullet3"/>
      </w:pPr>
      <w:r>
        <w:t>Healthcare compliance training</w:t>
      </w:r>
    </w:p>
    <w:p w14:paraId="20F526DD" w14:textId="036EF091" w:rsidR="00700560" w:rsidRDefault="00700560" w:rsidP="00183D9C">
      <w:pPr>
        <w:pStyle w:val="Bullet3"/>
      </w:pPr>
      <w:r>
        <w:t>Procedures outside of Microsoft standard compliance</w:t>
      </w:r>
    </w:p>
    <w:p w14:paraId="77E0AB99" w14:textId="28DF0DBA" w:rsidR="00700560" w:rsidRDefault="00700560" w:rsidP="00183D9C">
      <w:pPr>
        <w:pStyle w:val="Bullet3"/>
      </w:pPr>
      <w:r>
        <w:t>Background checks, fingerprinting, badging, and authentication</w:t>
      </w:r>
    </w:p>
    <w:p w14:paraId="0123F915" w14:textId="26ABD562" w:rsidR="00700560" w:rsidRPr="00803D67" w:rsidRDefault="00183D9C" w:rsidP="00142EEA">
      <w:pPr>
        <w:pStyle w:val="Bullet1"/>
        <w:rPr>
          <w:rStyle w:val="Optional"/>
        </w:rPr>
      </w:pPr>
      <w:r w:rsidRPr="00803D67">
        <w:rPr>
          <w:rStyle w:val="Optional"/>
        </w:rPr>
        <w:t>B</w:t>
      </w:r>
      <w:r w:rsidR="00700560" w:rsidRPr="00803D67">
        <w:rPr>
          <w:rStyle w:val="Optional"/>
        </w:rPr>
        <w:t xml:space="preserve">rowser compatibility testing has not been included in the </w:t>
      </w:r>
      <w:r w:rsidR="00E86063">
        <w:rPr>
          <w:rStyle w:val="Optional"/>
        </w:rPr>
        <w:t>project</w:t>
      </w:r>
      <w:r w:rsidR="00700560" w:rsidRPr="00803D67">
        <w:rPr>
          <w:rStyle w:val="Optional"/>
        </w:rPr>
        <w:t>. If desired, backlog items may be added and prioritized for this effort.</w:t>
      </w:r>
    </w:p>
    <w:p w14:paraId="5C174EB4" w14:textId="7B4EE888" w:rsidR="00700560" w:rsidRDefault="00F265A9" w:rsidP="00F265A9">
      <w:pPr>
        <w:pStyle w:val="Bullet1"/>
      </w:pPr>
      <w:r w:rsidRPr="00F265A9">
        <w:t>The Customer will meet the necessary requirements to help make sure the solution design meets regulatory requirements.</w:t>
      </w:r>
    </w:p>
    <w:p w14:paraId="1924293C" w14:textId="2BBA2417" w:rsidR="00C86FC3" w:rsidRDefault="00E57906" w:rsidP="00C86FC3">
      <w:pPr>
        <w:rPr>
          <w:rStyle w:val="Instructional"/>
        </w:rPr>
      </w:pPr>
      <w:r w:rsidRPr="00E57906">
        <w:rPr>
          <w:rStyle w:val="Instructional"/>
        </w:rPr>
        <w:t xml:space="preserve">Add the next assumption if there is any AI component to the </w:t>
      </w:r>
      <w:r w:rsidR="00E86063">
        <w:rPr>
          <w:rStyle w:val="Instructional"/>
        </w:rPr>
        <w:t>project</w:t>
      </w:r>
      <w:r w:rsidRPr="00E57906">
        <w:rPr>
          <w:rStyle w:val="Instructional"/>
        </w:rPr>
        <w:t>.</w:t>
      </w:r>
    </w:p>
    <w:p w14:paraId="06C8BF13" w14:textId="774D437E" w:rsidR="00871B66" w:rsidRPr="00871B66" w:rsidRDefault="00871B66" w:rsidP="00871B66">
      <w:pPr>
        <w:pStyle w:val="Bullet1"/>
        <w:rPr>
          <w:rStyle w:val="Optional"/>
        </w:rPr>
      </w:pPr>
      <w:r w:rsidRPr="00871B66">
        <w:rPr>
          <w:rStyle w:val="Optional"/>
        </w:rPr>
        <w:lastRenderedPageBreak/>
        <w:t xml:space="preserve">During the course of the </w:t>
      </w:r>
      <w:r w:rsidR="00E86063">
        <w:rPr>
          <w:rStyle w:val="Optional"/>
        </w:rPr>
        <w:t>project</w:t>
      </w:r>
      <w:r w:rsidRPr="00871B66">
        <w:rPr>
          <w:rStyle w:val="Optional"/>
        </w:rPr>
        <w:t xml:space="preserve"> under this SOW, if the requested business outcome includes Microsoft developing or deploying an AI System for or with Customer which may be considered a sensitive use, Microsoft will conduct an internal responsible AI review, to include assessment of and requirements for the potential sensitive use. The outcome of the review will be discussed with the Customer and Microsoft will act in compliance with its responsible AI principles, including making any required modifications. For more information about Microsoft’s responsible AI principles please refer to </w:t>
      </w:r>
      <w:hyperlink r:id="rId46" w:history="1">
        <w:r w:rsidR="009F1313" w:rsidRPr="00DC74C4">
          <w:rPr>
            <w:rStyle w:val="Hyperlink"/>
          </w:rPr>
          <w:t>https://aka.ms/RAI</w:t>
        </w:r>
      </w:hyperlink>
      <w:r w:rsidRPr="00871B66">
        <w:rPr>
          <w:rStyle w:val="Optional"/>
        </w:rPr>
        <w:t>.</w:t>
      </w:r>
    </w:p>
    <w:p w14:paraId="682A8F51" w14:textId="6D6F59F8" w:rsidR="00E67B62" w:rsidRDefault="00E67B62" w:rsidP="00E67B62">
      <w:pPr>
        <w:pStyle w:val="Bullet1"/>
      </w:pPr>
      <w:r>
        <w:t>If localization support is required to support additional languages, it may be added to the product backlog.</w:t>
      </w:r>
    </w:p>
    <w:p w14:paraId="43C9180D" w14:textId="6D0DC45A" w:rsidR="00E67B62" w:rsidRDefault="00E67B62" w:rsidP="00E67B62">
      <w:pPr>
        <w:pStyle w:val="Bullet1"/>
      </w:pPr>
      <w:r>
        <w:t>Azure services and technology</w:t>
      </w:r>
    </w:p>
    <w:p w14:paraId="14AC8DB5" w14:textId="2D55BFF0" w:rsidR="00E67B62" w:rsidRDefault="00E67B62" w:rsidP="00E67B62">
      <w:pPr>
        <w:pStyle w:val="Bullet2"/>
      </w:pPr>
      <w:r>
        <w:t>Azure services and Azure-supported Microsoft technologies will be used to develop the solution.</w:t>
      </w:r>
    </w:p>
    <w:p w14:paraId="3AC50A35" w14:textId="2603E588" w:rsidR="00E67B62" w:rsidRDefault="00E67B62" w:rsidP="00E67B62">
      <w:pPr>
        <w:pStyle w:val="Bullet2"/>
      </w:pPr>
      <w:r>
        <w:t xml:space="preserve">The components to be developed by Microsoft will be </w:t>
      </w:r>
      <w:r w:rsidR="009F1313">
        <w:t>cloud hosted</w:t>
      </w:r>
      <w:r>
        <w:t>.</w:t>
      </w:r>
    </w:p>
    <w:p w14:paraId="34256899" w14:textId="717D20C2" w:rsidR="00E67B62" w:rsidRDefault="00E67B62" w:rsidP="00E67B62">
      <w:pPr>
        <w:pStyle w:val="Bullet2"/>
      </w:pPr>
      <w:r>
        <w:t>Microsoft will not modify any existing code base that was not produced by the Microsoft delivery team.</w:t>
      </w:r>
    </w:p>
    <w:p w14:paraId="1A2A8B27" w14:textId="04B834A2" w:rsidR="00E67B62" w:rsidRDefault="00E67B62" w:rsidP="00E67B62">
      <w:pPr>
        <w:pStyle w:val="Bullet1"/>
      </w:pPr>
      <w:r>
        <w:t>Azure DevOps</w:t>
      </w:r>
    </w:p>
    <w:p w14:paraId="170A7AD1" w14:textId="3D7505DB" w:rsidR="00871B66" w:rsidRDefault="00E67B62" w:rsidP="00E67B62">
      <w:pPr>
        <w:pStyle w:val="Bullet2"/>
      </w:pPr>
      <w:r>
        <w:t>Either the Customer will provide a Microsoft Azure DevOps services account that is accessible by all team members, or Microsoft will provide an account (possibly with limited Customer access).</w:t>
      </w:r>
    </w:p>
    <w:p w14:paraId="0561CCCD" w14:textId="77777777" w:rsidR="000E6C3B" w:rsidRPr="000E6C3B" w:rsidRDefault="000E6C3B" w:rsidP="000E6C3B">
      <w:pPr>
        <w:rPr>
          <w:rStyle w:val="Instructional"/>
        </w:rPr>
      </w:pPr>
      <w:r w:rsidRPr="000E6C3B">
        <w:rPr>
          <w:rStyle w:val="Instructional"/>
        </w:rPr>
        <w:t>Add this assumption if any non-GA product or technology is being proposed for use.</w:t>
      </w:r>
    </w:p>
    <w:p w14:paraId="13FA89C0" w14:textId="605F8DD4" w:rsidR="000E6C3B" w:rsidRPr="006540BF" w:rsidRDefault="000E6C3B" w:rsidP="006540BF">
      <w:pPr>
        <w:pStyle w:val="Bullet1"/>
        <w:rPr>
          <w:rStyle w:val="Optional"/>
        </w:rPr>
      </w:pPr>
      <w:r w:rsidRPr="006540BF">
        <w:rPr>
          <w:rStyle w:val="Optional"/>
        </w:rPr>
        <w:t xml:space="preserve">If the Customer approves a solution design that uses a product that is not generally available, the Customer acknowledges this, and accepts that it may affect the </w:t>
      </w:r>
      <w:r w:rsidR="00E86063">
        <w:rPr>
          <w:rStyle w:val="Optional"/>
        </w:rPr>
        <w:t>project</w:t>
      </w:r>
      <w:r w:rsidRPr="006540BF">
        <w:rPr>
          <w:rStyle w:val="Optional"/>
        </w:rPr>
        <w:t xml:space="preserve"> cost and timeline.</w:t>
      </w:r>
    </w:p>
    <w:p w14:paraId="0D8343D9" w14:textId="77777777" w:rsidR="000E6C3B" w:rsidRPr="006540BF" w:rsidRDefault="000E6C3B" w:rsidP="006540BF">
      <w:pPr>
        <w:rPr>
          <w:rStyle w:val="Instructional"/>
        </w:rPr>
      </w:pPr>
      <w:r w:rsidRPr="006540BF">
        <w:rPr>
          <w:rStyle w:val="Instructional"/>
        </w:rPr>
        <w:t>Add an appropriately worded assumption after review from contracting and CELA if there are concerns over liability of PII or other similar breaches.</w:t>
      </w:r>
    </w:p>
    <w:p w14:paraId="7FCE9F0A" w14:textId="49E7217C" w:rsidR="000E6C3B" w:rsidRPr="006540BF" w:rsidRDefault="000E6C3B" w:rsidP="006540BF">
      <w:pPr>
        <w:pStyle w:val="Bullet1"/>
        <w:rPr>
          <w:rStyle w:val="Optional"/>
        </w:rPr>
      </w:pPr>
      <w:r w:rsidRPr="006540BF">
        <w:rPr>
          <w:rStyle w:val="Optional"/>
        </w:rPr>
        <w:t>When the Customer determines that Microsoft or its agents will have access to personal identifiable information, the Customer is obligated to inform Microsoft within &lt;</w:t>
      </w:r>
      <w:r w:rsidRPr="00641EDE">
        <w:rPr>
          <w:rStyle w:val="Optional"/>
          <w:color w:val="EE0000"/>
        </w:rPr>
        <w:t>n</w:t>
      </w:r>
      <w:r w:rsidRPr="006540BF">
        <w:rPr>
          <w:rStyle w:val="Optional"/>
        </w:rPr>
        <w:t>&gt; days that further access to that information requires the use of equipment owned or supplied by the Customer.</w:t>
      </w:r>
    </w:p>
    <w:p w14:paraId="34B84037" w14:textId="3C8CAA91" w:rsidR="000E6C3B" w:rsidRPr="006540BF" w:rsidRDefault="000E6C3B" w:rsidP="006540BF">
      <w:pPr>
        <w:rPr>
          <w:rStyle w:val="Instructional"/>
        </w:rPr>
      </w:pPr>
      <w:r w:rsidRPr="006540BF">
        <w:rPr>
          <w:rStyle w:val="Instructional"/>
        </w:rPr>
        <w:t xml:space="preserve">The below bullet should be included for </w:t>
      </w:r>
      <w:r w:rsidR="00E86063">
        <w:rPr>
          <w:rStyle w:val="Instructional"/>
        </w:rPr>
        <w:t>project</w:t>
      </w:r>
      <w:r w:rsidRPr="006540BF">
        <w:rPr>
          <w:rStyle w:val="Instructional"/>
        </w:rPr>
        <w:t xml:space="preserve">s where GitHub is used for delivery and can be optional for other </w:t>
      </w:r>
      <w:r w:rsidR="00E86063">
        <w:rPr>
          <w:rStyle w:val="Instructional"/>
        </w:rPr>
        <w:t>project</w:t>
      </w:r>
      <w:r w:rsidRPr="006540BF">
        <w:rPr>
          <w:rStyle w:val="Instructional"/>
        </w:rPr>
        <w:t xml:space="preserve">s though recommended. To use, remove bold and change font color to black. </w:t>
      </w:r>
    </w:p>
    <w:p w14:paraId="62248738" w14:textId="7D346AB8" w:rsidR="00E67B62" w:rsidRPr="006540BF" w:rsidRDefault="000E6C3B" w:rsidP="006540BF">
      <w:pPr>
        <w:pStyle w:val="Bullet1"/>
        <w:rPr>
          <w:rStyle w:val="Optional"/>
        </w:rPr>
      </w:pPr>
      <w:r w:rsidRPr="006540BF">
        <w:rPr>
          <w:rStyle w:val="Optional"/>
        </w:rPr>
        <w:t xml:space="preserve">Any purchased GitHub Consulting Services are provided by GitHub, Inc., a wholly owned subsidiary of Microsoft Corporation.  Notwithstanding anything to the contrary in your Work Order, the GitHub Privacy Statement available at </w:t>
      </w:r>
      <w:hyperlink r:id="rId47" w:history="1">
        <w:r w:rsidRPr="004B3C81">
          <w:rPr>
            <w:rStyle w:val="Hyperlink"/>
            <w:b/>
            <w:bCs/>
          </w:rPr>
          <w:t>https://aka.ms/github_privacy</w:t>
        </w:r>
      </w:hyperlink>
      <w:r w:rsidRPr="004B3C81">
        <w:rPr>
          <w:rStyle w:val="Optional"/>
          <w:b w:val="0"/>
          <w:bCs w:val="0"/>
        </w:rPr>
        <w:t xml:space="preserve"> </w:t>
      </w:r>
      <w:r w:rsidRPr="006540BF">
        <w:rPr>
          <w:rStyle w:val="Optional"/>
        </w:rPr>
        <w:t xml:space="preserve">and the GitHub Data Protection Addendum and Security Exhibit located at </w:t>
      </w:r>
      <w:hyperlink r:id="rId48" w:history="1">
        <w:r w:rsidRPr="00AE5316">
          <w:rPr>
            <w:rStyle w:val="Hyperlink"/>
            <w:b/>
            <w:bCs/>
          </w:rPr>
          <w:t>https://aka.ms/github_dpa</w:t>
        </w:r>
      </w:hyperlink>
      <w:r w:rsidRPr="006540BF">
        <w:rPr>
          <w:rStyle w:val="Optional"/>
        </w:rPr>
        <w:t xml:space="preserve"> will apply to your procurement of GitHub Consulting Services.</w:t>
      </w:r>
    </w:p>
    <w:p w14:paraId="29FD1DC7" w14:textId="3B708940" w:rsidR="00EF1760" w:rsidRDefault="00EF1760" w:rsidP="00EF1760">
      <w:pPr>
        <w:pStyle w:val="Heading1NUM"/>
      </w:pPr>
      <w:bookmarkStart w:id="101" w:name="_Ref207885761"/>
      <w:bookmarkStart w:id="102" w:name="_Ref207885853"/>
      <w:bookmarkStart w:id="103" w:name="_Ref207885992"/>
      <w:bookmarkStart w:id="104" w:name="_Ref207894503"/>
      <w:bookmarkStart w:id="105" w:name="_Toc225414293"/>
      <w:r>
        <w:t>Exhibits</w:t>
      </w:r>
      <w:bookmarkEnd w:id="101"/>
      <w:bookmarkEnd w:id="102"/>
      <w:bookmarkEnd w:id="103"/>
      <w:bookmarkEnd w:id="104"/>
      <w:bookmarkEnd w:id="105"/>
    </w:p>
    <w:p w14:paraId="6E6C368E" w14:textId="77777777" w:rsidR="00EF1760" w:rsidRPr="00EF1760" w:rsidRDefault="00EF1760" w:rsidP="00EF1760">
      <w:pPr>
        <w:rPr>
          <w:rStyle w:val="Instructional"/>
        </w:rPr>
      </w:pPr>
      <w:r w:rsidRPr="00EF1760">
        <w:rPr>
          <w:rStyle w:val="Instructional"/>
        </w:rPr>
        <w:t>Delete this section if no additional exhibits are attached.</w:t>
      </w:r>
    </w:p>
    <w:p w14:paraId="4875C891" w14:textId="703C69AD" w:rsidR="00EF1760" w:rsidRDefault="00EF1760" w:rsidP="00EF1760">
      <w:pPr>
        <w:pStyle w:val="Heading2NUM"/>
      </w:pPr>
      <w:bookmarkStart w:id="106" w:name="_Ref207882320"/>
      <w:bookmarkStart w:id="107" w:name="_Toc225414294"/>
      <w:r>
        <w:lastRenderedPageBreak/>
        <w:t>Initial product backlog</w:t>
      </w:r>
      <w:bookmarkEnd w:id="106"/>
      <w:bookmarkEnd w:id="107"/>
    </w:p>
    <w:p w14:paraId="54760C28" w14:textId="501234DA" w:rsidR="005F3BE1" w:rsidRDefault="005F3BE1" w:rsidP="00D417DA">
      <w:pPr>
        <w:keepNext/>
        <w:rPr>
          <w:rStyle w:val="Instructional"/>
        </w:rPr>
      </w:pPr>
      <w:r w:rsidRPr="005F3BE1">
        <w:rPr>
          <w:rStyle w:val="Instructional"/>
        </w:rPr>
        <w:t xml:space="preserve">This is an optional section only to be included when you have a well-defined offer, initial backlog, or more details at the beginning of the </w:t>
      </w:r>
      <w:r w:rsidR="00E86063">
        <w:rPr>
          <w:rStyle w:val="Instructional"/>
        </w:rPr>
        <w:t>project</w:t>
      </w:r>
      <w:r w:rsidRPr="005F3BE1">
        <w:rPr>
          <w:rStyle w:val="Instructional"/>
        </w:rPr>
        <w:t xml:space="preserve"> to support the information in the </w:t>
      </w:r>
      <w:r w:rsidRPr="00DF1A49">
        <w:rPr>
          <w:rStyle w:val="Instructional"/>
        </w:rPr>
        <w:t>Customer desired business outcomes section.</w:t>
      </w:r>
    </w:p>
    <w:p w14:paraId="221A0413" w14:textId="3FAB59B0" w:rsidR="00D417DA" w:rsidRPr="00D417DA" w:rsidRDefault="009E4ADB" w:rsidP="00D417DA">
      <w:pPr>
        <w:rPr>
          <w:rStyle w:val="Optional"/>
        </w:rPr>
      </w:pPr>
      <w:r w:rsidRPr="009E4ADB">
        <w:rPr>
          <w:rStyle w:val="Optional"/>
        </w:rPr>
        <w:t xml:space="preserve">The following table represents the initial product backlog to be validated and prioritized during product baseline planning. The backlog items may be revised at any time based on direction from the Customer, and they may not all be completed during the </w:t>
      </w:r>
      <w:r w:rsidR="00E86063">
        <w:rPr>
          <w:rStyle w:val="Optional"/>
        </w:rPr>
        <w:t>project</w:t>
      </w:r>
      <w:r w:rsidRPr="009E4ADB">
        <w:rPr>
          <w:rStyle w:val="Optional"/>
        </w:rPr>
        <w:t xml:space="preserve">. There may also be additional backlog items included during the </w:t>
      </w:r>
      <w:r w:rsidR="00E86063">
        <w:rPr>
          <w:rStyle w:val="Optional"/>
        </w:rPr>
        <w:t>project</w:t>
      </w:r>
      <w:r w:rsidRPr="009E4ADB">
        <w:rPr>
          <w:rStyle w:val="Optional"/>
        </w:rPr>
        <w:t xml:space="preserve"> that have a greater priority for the Customer than those listed below. The product backlog is maintained and updated throughout the </w:t>
      </w:r>
      <w:r w:rsidR="00E86063">
        <w:rPr>
          <w:rStyle w:val="Optional"/>
        </w:rPr>
        <w:t>project</w:t>
      </w:r>
      <w:r w:rsidRPr="009E4ADB">
        <w:rPr>
          <w:rStyle w:val="Optional"/>
        </w:rPr>
        <w:t xml:space="preserve"> based on priorities set by the Customer following the agile approach described in the </w:t>
      </w:r>
      <w:r w:rsidR="002061D9" w:rsidRPr="002061D9">
        <w:rPr>
          <w:rStyle w:val="Optional"/>
          <w:i/>
          <w:iCs/>
          <w:highlight w:val="yellow"/>
        </w:rPr>
        <w:fldChar w:fldCharType="begin"/>
      </w:r>
      <w:r w:rsidR="002061D9" w:rsidRPr="002061D9">
        <w:rPr>
          <w:rStyle w:val="Optional"/>
          <w:i/>
          <w:iCs/>
        </w:rPr>
        <w:instrText xml:space="preserve"> REF _Ref207885617 \h </w:instrText>
      </w:r>
      <w:r w:rsidR="002061D9">
        <w:rPr>
          <w:rStyle w:val="Optional"/>
          <w:i/>
          <w:iCs/>
          <w:highlight w:val="yellow"/>
        </w:rPr>
        <w:instrText xml:space="preserve"> \* MERGEFORMAT </w:instrText>
      </w:r>
      <w:r w:rsidR="002061D9" w:rsidRPr="002061D9">
        <w:rPr>
          <w:rStyle w:val="Optional"/>
          <w:i/>
          <w:iCs/>
          <w:highlight w:val="yellow"/>
        </w:rPr>
      </w:r>
      <w:r w:rsidR="002061D9" w:rsidRPr="002061D9">
        <w:rPr>
          <w:rStyle w:val="Optional"/>
          <w:i/>
          <w:iCs/>
          <w:highlight w:val="yellow"/>
        </w:rPr>
        <w:fldChar w:fldCharType="separate"/>
      </w:r>
      <w:r w:rsidR="002061D9" w:rsidRPr="002061D9">
        <w:rPr>
          <w:rStyle w:val="Optional"/>
          <w:i/>
          <w:iCs/>
        </w:rPr>
        <w:t>Delivery approach, completion, and timeline</w:t>
      </w:r>
      <w:r w:rsidR="002061D9" w:rsidRPr="002061D9">
        <w:rPr>
          <w:rStyle w:val="Optional"/>
          <w:i/>
          <w:iCs/>
          <w:highlight w:val="yellow"/>
        </w:rPr>
        <w:fldChar w:fldCharType="end"/>
      </w:r>
      <w:r w:rsidR="002061D9">
        <w:rPr>
          <w:rStyle w:val="Optional"/>
        </w:rPr>
        <w:t xml:space="preserve"> </w:t>
      </w:r>
      <w:r w:rsidRPr="009E4ADB">
        <w:rPr>
          <w:rStyle w:val="Optional"/>
        </w:rPr>
        <w:t>section</w:t>
      </w:r>
      <w:r w:rsidR="00D417DA" w:rsidRPr="00D417DA">
        <w:rPr>
          <w:rStyle w:val="Optional"/>
        </w:rPr>
        <w:t>.</w:t>
      </w:r>
    </w:p>
    <w:p w14:paraId="0D876AC9" w14:textId="2A906F86" w:rsidR="004137EF" w:rsidRDefault="00D417DA" w:rsidP="00D417DA">
      <w:pPr>
        <w:keepNext/>
      </w:pPr>
      <w:r w:rsidRPr="00D417DA">
        <w:rPr>
          <w:rStyle w:val="Instructional"/>
        </w:rPr>
        <w:t>Stay at the epic/feature level in this table. Do not go to user story level.</w:t>
      </w:r>
    </w:p>
    <w:p w14:paraId="296DD179" w14:textId="554A9D5D" w:rsidR="00B07725" w:rsidRDefault="00B07725" w:rsidP="00B07725">
      <w:pPr>
        <w:pStyle w:val="Caption-Table-Above"/>
        <w:rPr>
          <w:rStyle w:val="Instructional"/>
        </w:rPr>
      </w:pPr>
      <w:bookmarkStart w:id="108" w:name="_Toc213430945"/>
      <w:r>
        <w:t>Table SEQ Table \* ARABIC</w:t>
      </w:r>
      <w:r w:rsidR="002061D9">
        <w:rPr>
          <w:noProof/>
        </w:rPr>
        <w:t>15</w:t>
      </w:r>
      <w:r>
        <w:t xml:space="preserve">: </w:t>
      </w:r>
      <w:r w:rsidR="001124C0" w:rsidRPr="001124C0">
        <w:t>Initial product backlog</w:t>
      </w:r>
      <w:bookmarkEnd w:id="108"/>
    </w:p>
    <w:tbl>
      <w:tblPr>
        <w:tblStyle w:val="RFX-SOWTable"/>
        <w:tblW w:w="5000" w:type="pct"/>
        <w:tblLook w:val="04A0" w:firstRow="1" w:lastRow="0" w:firstColumn="1" w:lastColumn="0" w:noHBand="0" w:noVBand="1"/>
      </w:tblPr>
      <w:tblGrid>
        <w:gridCol w:w="900"/>
        <w:gridCol w:w="3330"/>
        <w:gridCol w:w="5130"/>
      </w:tblGrid>
      <w:tr w:rsidR="00467B94" w14:paraId="0EF1E9CF" w14:textId="77777777" w:rsidTr="00FE759F">
        <w:trPr>
          <w:cnfStyle w:val="100000000000" w:firstRow="1" w:lastRow="0" w:firstColumn="0" w:lastColumn="0" w:oddVBand="0" w:evenVBand="0" w:oddHBand="0" w:evenHBand="0" w:firstRowFirstColumn="0" w:firstRowLastColumn="0" w:lastRowFirstColumn="0" w:lastRowLastColumn="0"/>
        </w:trPr>
        <w:tc>
          <w:tcPr>
            <w:tcW w:w="900" w:type="dxa"/>
          </w:tcPr>
          <w:p w14:paraId="4CC7896E" w14:textId="77777777" w:rsidR="00B07725" w:rsidRPr="00613B79" w:rsidRDefault="00B07725" w:rsidP="005D2719">
            <w:pPr>
              <w:pStyle w:val="TableText"/>
              <w:rPr>
                <w:rStyle w:val="Strong"/>
                <w:b/>
                <w:bCs w:val="0"/>
              </w:rPr>
            </w:pPr>
            <w:r>
              <w:rPr>
                <w:rStyle w:val="Strong"/>
                <w:b/>
                <w:bCs w:val="0"/>
              </w:rPr>
              <w:t>N</w:t>
            </w:r>
            <w:r>
              <w:rPr>
                <w:rStyle w:val="Strong"/>
                <w:b/>
              </w:rPr>
              <w:t>o.</w:t>
            </w:r>
          </w:p>
        </w:tc>
        <w:tc>
          <w:tcPr>
            <w:tcW w:w="3330" w:type="dxa"/>
          </w:tcPr>
          <w:p w14:paraId="1DF027D7" w14:textId="7D55C245" w:rsidR="00B07725" w:rsidRDefault="00455212" w:rsidP="005D2719">
            <w:pPr>
              <w:pStyle w:val="TableText"/>
            </w:pPr>
            <w:r>
              <w:t>Item</w:t>
            </w:r>
          </w:p>
        </w:tc>
        <w:tc>
          <w:tcPr>
            <w:tcW w:w="5130" w:type="dxa"/>
          </w:tcPr>
          <w:p w14:paraId="213525A5" w14:textId="77777777" w:rsidR="00B07725" w:rsidRDefault="00B07725" w:rsidP="005D2719">
            <w:pPr>
              <w:pStyle w:val="TableText"/>
            </w:pPr>
            <w:r>
              <w:t>Description</w:t>
            </w:r>
          </w:p>
        </w:tc>
      </w:tr>
      <w:tr w:rsidR="006A6320" w:rsidRPr="00A7687C" w14:paraId="7468C754" w14:textId="77777777">
        <w:trPr>
          <w:cnfStyle w:val="000000100000" w:firstRow="0" w:lastRow="0" w:firstColumn="0" w:lastColumn="0" w:oddVBand="0" w:evenVBand="0" w:oddHBand="1" w:evenHBand="0" w:firstRowFirstColumn="0" w:firstRowLastColumn="0" w:lastRowFirstColumn="0" w:lastRowLastColumn="0"/>
        </w:trPr>
        <w:tc>
          <w:tcPr>
            <w:tcW w:w="9360" w:type="dxa"/>
            <w:gridSpan w:val="3"/>
          </w:tcPr>
          <w:p w14:paraId="7CC9E9CD" w14:textId="77777777" w:rsidR="00BB2EC6" w:rsidRPr="00BB2EC6" w:rsidRDefault="00BB2EC6" w:rsidP="00BB2EC6">
            <w:pPr>
              <w:pStyle w:val="TableText"/>
              <w:rPr>
                <w:b/>
                <w:bCs/>
              </w:rPr>
            </w:pPr>
            <w:r w:rsidRPr="00BB2EC6">
              <w:rPr>
                <w:b/>
                <w:bCs/>
              </w:rPr>
              <w:t>1) Product Strategy &amp; Envisioning</w:t>
            </w:r>
          </w:p>
          <w:p w14:paraId="691B676A" w14:textId="77777777" w:rsidR="00BB2EC6" w:rsidRPr="00BB2EC6" w:rsidRDefault="00BB2EC6" w:rsidP="00BB2EC6">
            <w:pPr>
              <w:pStyle w:val="TableText"/>
              <w:rPr>
                <w:b/>
                <w:bCs/>
              </w:rPr>
            </w:pPr>
            <w:r w:rsidRPr="00BB2EC6">
              <w:rPr>
                <w:b/>
                <w:bCs/>
              </w:rPr>
              <w:t>One</w:t>
            </w:r>
            <w:r w:rsidRPr="00BB2EC6">
              <w:rPr>
                <w:b/>
                <w:bCs/>
              </w:rPr>
              <w:noBreakHyphen/>
              <w:t xml:space="preserve">liner: </w:t>
            </w:r>
            <w:r w:rsidRPr="00BB2EC6">
              <w:t>Align business outcomes and define the platform</w:t>
            </w:r>
            <w:r w:rsidRPr="00BB2EC6">
              <w:noBreakHyphen/>
              <w:t>centric agentic foundation that brings agents in the flow of work.</w:t>
            </w:r>
            <w:r w:rsidRPr="00BB2EC6">
              <w:rPr>
                <w:b/>
                <w:bCs/>
              </w:rPr>
              <w:br/>
              <w:t xml:space="preserve">Goal: </w:t>
            </w:r>
            <w:r w:rsidRPr="00BB2EC6">
              <w:t>Establish the vision, success criteria, governance intent, and an initial epic/feature backlog to guide phased delivery.</w:t>
            </w:r>
          </w:p>
          <w:p w14:paraId="69E795C0" w14:textId="31F7717F" w:rsidR="00DC3886" w:rsidRPr="00DC3886" w:rsidRDefault="00DC3886" w:rsidP="00DC3886">
            <w:pPr>
              <w:pStyle w:val="TableText"/>
            </w:pPr>
          </w:p>
        </w:tc>
      </w:tr>
      <w:tr w:rsidR="0021028A" w:rsidRPr="00A7687C" w14:paraId="1EAAB103" w14:textId="77777777">
        <w:trPr>
          <w:cnfStyle w:val="000000010000" w:firstRow="0" w:lastRow="0" w:firstColumn="0" w:lastColumn="0" w:oddVBand="0" w:evenVBand="0" w:oddHBand="0" w:evenHBand="1" w:firstRowFirstColumn="0" w:firstRowLastColumn="0" w:lastRowFirstColumn="0" w:lastRowLastColumn="0"/>
        </w:trPr>
        <w:tc>
          <w:tcPr>
            <w:tcW w:w="900" w:type="dxa"/>
            <w:vAlign w:val="center"/>
          </w:tcPr>
          <w:p w14:paraId="71A36CE2" w14:textId="5C9A70D9" w:rsidR="0021028A" w:rsidRPr="00A7687C" w:rsidRDefault="0021028A" w:rsidP="0021028A">
            <w:pPr>
              <w:pStyle w:val="TableText"/>
            </w:pPr>
            <w:r>
              <w:t>PS</w:t>
            </w:r>
            <w:r>
              <w:noBreakHyphen/>
              <w:t>1</w:t>
            </w:r>
          </w:p>
        </w:tc>
        <w:tc>
          <w:tcPr>
            <w:tcW w:w="3330" w:type="dxa"/>
            <w:vAlign w:val="center"/>
          </w:tcPr>
          <w:p w14:paraId="25950D45" w14:textId="03730C89" w:rsidR="0021028A" w:rsidRPr="00DC3886" w:rsidRDefault="0021028A" w:rsidP="0021028A">
            <w:pPr>
              <w:pStyle w:val="TableText"/>
            </w:pPr>
            <w:r>
              <w:t>Business outcomes, success criteria, and scope boundaries</w:t>
            </w:r>
          </w:p>
        </w:tc>
        <w:tc>
          <w:tcPr>
            <w:tcW w:w="5130" w:type="dxa"/>
            <w:vAlign w:val="center"/>
          </w:tcPr>
          <w:p w14:paraId="622ACA95" w14:textId="7E7159AD" w:rsidR="0021028A" w:rsidRPr="00DC3886" w:rsidRDefault="0021028A" w:rsidP="0021028A">
            <w:pPr>
              <w:pStyle w:val="Tablebullet1"/>
            </w:pPr>
            <w:r>
              <w:t xml:space="preserve">Define outcome-oriented success criteria (OKRs/measures), target personas, and priority workflows where agentic capabilities will operate </w:t>
            </w:r>
            <w:r>
              <w:rPr>
                <w:rStyle w:val="Strong"/>
              </w:rPr>
              <w:t>in the flow</w:t>
            </w:r>
            <w:r>
              <w:t>. Establish boundaries for what agents may do (assist vs. act vs. escalate), which actions require approvals, and what is out of scope for the initial release intent. Identify measurable value signals such as cycle time reduction, error reduction, service quality, user satisfaction, and adoption indicators.</w:t>
            </w:r>
          </w:p>
        </w:tc>
      </w:tr>
      <w:tr w:rsidR="0021028A" w:rsidRPr="00435583" w14:paraId="6F93A1E4" w14:textId="77777777">
        <w:trPr>
          <w:cnfStyle w:val="000000100000" w:firstRow="0" w:lastRow="0" w:firstColumn="0" w:lastColumn="0" w:oddVBand="0" w:evenVBand="0" w:oddHBand="1" w:evenHBand="0" w:firstRowFirstColumn="0" w:firstRowLastColumn="0" w:lastRowFirstColumn="0" w:lastRowLastColumn="0"/>
        </w:trPr>
        <w:tc>
          <w:tcPr>
            <w:tcW w:w="900" w:type="dxa"/>
            <w:vAlign w:val="center"/>
          </w:tcPr>
          <w:p w14:paraId="155595BC" w14:textId="1ABBCDFE" w:rsidR="0021028A" w:rsidRPr="00A7687C" w:rsidRDefault="0021028A" w:rsidP="0021028A">
            <w:pPr>
              <w:pStyle w:val="TableText"/>
            </w:pPr>
            <w:r>
              <w:t>PS</w:t>
            </w:r>
            <w:r>
              <w:noBreakHyphen/>
              <w:t>2</w:t>
            </w:r>
          </w:p>
        </w:tc>
        <w:tc>
          <w:tcPr>
            <w:tcW w:w="3330" w:type="dxa"/>
            <w:vAlign w:val="center"/>
          </w:tcPr>
          <w:p w14:paraId="0F5E1861" w14:textId="1CB27F6A" w:rsidR="0021028A" w:rsidRPr="00DC3886" w:rsidRDefault="0021028A" w:rsidP="0021028A">
            <w:pPr>
              <w:pStyle w:val="TableText"/>
            </w:pPr>
            <w:r>
              <w:t>Workflow discovery and “in the flow” mapping</w:t>
            </w:r>
          </w:p>
        </w:tc>
        <w:tc>
          <w:tcPr>
            <w:tcW w:w="5130" w:type="dxa"/>
            <w:vAlign w:val="center"/>
          </w:tcPr>
          <w:p w14:paraId="27D9F4DE" w14:textId="476421A3" w:rsidR="0021028A" w:rsidRPr="00DC3886" w:rsidRDefault="0021028A" w:rsidP="0021028A">
            <w:pPr>
              <w:pStyle w:val="Tablebullet1"/>
            </w:pPr>
            <w:r>
              <w:t>Map priority workflows end-to-end (current → future). Identify where work breaks due to siloed data and manual handoffs. Define “agent touchpoints” across the workflow (intent capture, retrieval, planning, action execution, and escalation). Capture operational constraints (compliance gates, audit needs, latency/response expectations, approval steps) and translate them into epics/features.</w:t>
            </w:r>
          </w:p>
        </w:tc>
      </w:tr>
      <w:tr w:rsidR="0021028A" w:rsidRPr="00435583" w14:paraId="15D332C0" w14:textId="77777777">
        <w:trPr>
          <w:cnfStyle w:val="000000010000" w:firstRow="0" w:lastRow="0" w:firstColumn="0" w:lastColumn="0" w:oddVBand="0" w:evenVBand="0" w:oddHBand="0" w:evenHBand="1" w:firstRowFirstColumn="0" w:firstRowLastColumn="0" w:lastRowFirstColumn="0" w:lastRowLastColumn="0"/>
        </w:trPr>
        <w:tc>
          <w:tcPr>
            <w:tcW w:w="900" w:type="dxa"/>
            <w:vAlign w:val="center"/>
          </w:tcPr>
          <w:p w14:paraId="4538F064" w14:textId="17E54CDB" w:rsidR="0021028A" w:rsidRPr="00A7687C" w:rsidRDefault="0021028A" w:rsidP="0021028A">
            <w:pPr>
              <w:pStyle w:val="TableText"/>
            </w:pPr>
            <w:r>
              <w:lastRenderedPageBreak/>
              <w:t>PS</w:t>
            </w:r>
            <w:r>
              <w:noBreakHyphen/>
              <w:t>3</w:t>
            </w:r>
          </w:p>
        </w:tc>
        <w:tc>
          <w:tcPr>
            <w:tcW w:w="3330" w:type="dxa"/>
            <w:vAlign w:val="center"/>
          </w:tcPr>
          <w:p w14:paraId="346B0AE3" w14:textId="007C59C7" w:rsidR="0021028A" w:rsidRPr="00DC3886" w:rsidRDefault="0021028A" w:rsidP="0021028A">
            <w:pPr>
              <w:pStyle w:val="TableText"/>
            </w:pPr>
            <w:r>
              <w:t>Platform-centric layered reference architecture (high level)</w:t>
            </w:r>
          </w:p>
        </w:tc>
        <w:tc>
          <w:tcPr>
            <w:tcW w:w="5130" w:type="dxa"/>
            <w:vAlign w:val="center"/>
          </w:tcPr>
          <w:p w14:paraId="098D8926" w14:textId="5D9DC12A" w:rsidR="0021028A" w:rsidRPr="00DC3886" w:rsidRDefault="0021028A" w:rsidP="0021028A">
            <w:pPr>
              <w:pStyle w:val="Tablebullet1"/>
            </w:pPr>
            <w:r>
              <w:t>Define the layered platform model and reusable building blocks required to scale beyond one-off agents. Cover foundational layers (AI landing zone intent, DevOps intent, base agentic framework intent) and the modular capabilities layer (evaluation, guardrails/controls, governance/observability/monitoring, lifecycle management, interoperability/extensibility, cost management, and responsible AI). Confirm how business use cases will be onboarded repeatedly on this foundation.</w:t>
            </w:r>
          </w:p>
        </w:tc>
      </w:tr>
      <w:tr w:rsidR="0021028A" w:rsidRPr="00435583" w14:paraId="01BBDC41" w14:textId="77777777">
        <w:trPr>
          <w:cnfStyle w:val="000000100000" w:firstRow="0" w:lastRow="0" w:firstColumn="0" w:lastColumn="0" w:oddVBand="0" w:evenVBand="0" w:oddHBand="1" w:evenHBand="0" w:firstRowFirstColumn="0" w:firstRowLastColumn="0" w:lastRowFirstColumn="0" w:lastRowLastColumn="0"/>
        </w:trPr>
        <w:tc>
          <w:tcPr>
            <w:tcW w:w="900" w:type="dxa"/>
            <w:vAlign w:val="center"/>
          </w:tcPr>
          <w:p w14:paraId="624EAF36" w14:textId="40C84026" w:rsidR="0021028A" w:rsidRPr="00A7687C" w:rsidRDefault="0021028A" w:rsidP="0021028A">
            <w:pPr>
              <w:pStyle w:val="TableText"/>
            </w:pPr>
            <w:r>
              <w:t>PS</w:t>
            </w:r>
            <w:r>
              <w:noBreakHyphen/>
              <w:t>4</w:t>
            </w:r>
          </w:p>
        </w:tc>
        <w:tc>
          <w:tcPr>
            <w:tcW w:w="3330" w:type="dxa"/>
            <w:vAlign w:val="center"/>
          </w:tcPr>
          <w:p w14:paraId="7FA4A50C" w14:textId="2706BEB8" w:rsidR="0021028A" w:rsidRPr="00DC3886" w:rsidRDefault="0021028A" w:rsidP="0021028A">
            <w:pPr>
              <w:pStyle w:val="TableText"/>
            </w:pPr>
            <w:r>
              <w:t>Model strategy and governance plan (multi-model ready)</w:t>
            </w:r>
          </w:p>
        </w:tc>
        <w:tc>
          <w:tcPr>
            <w:tcW w:w="5130" w:type="dxa"/>
            <w:vAlign w:val="center"/>
          </w:tcPr>
          <w:p w14:paraId="6A5CB5EB" w14:textId="544AF07A" w:rsidR="0021028A" w:rsidRPr="00DC3886" w:rsidRDefault="0021028A" w:rsidP="0021028A">
            <w:pPr>
              <w:pStyle w:val="Tablebullet1"/>
            </w:pPr>
            <w:r>
              <w:t>Define the model approach for workloads, including approved options such as OpenAI GPT family models (including GPT</w:t>
            </w:r>
            <w:r>
              <w:noBreakHyphen/>
              <w:t>5 where available), Anthropic Claude, and other approved models. Establish selection criteria (quality, safety, latency, cost, region availability), routing/fallback strategy, and model governance (who can use which models for which workflows, change control/versioning, and rollout gates).</w:t>
            </w:r>
          </w:p>
        </w:tc>
      </w:tr>
      <w:tr w:rsidR="0021028A" w:rsidRPr="00435583" w14:paraId="39A6362C" w14:textId="77777777">
        <w:trPr>
          <w:cnfStyle w:val="000000010000" w:firstRow="0" w:lastRow="0" w:firstColumn="0" w:lastColumn="0" w:oddVBand="0" w:evenVBand="0" w:oddHBand="0" w:evenHBand="1" w:firstRowFirstColumn="0" w:firstRowLastColumn="0" w:lastRowFirstColumn="0" w:lastRowLastColumn="0"/>
        </w:trPr>
        <w:tc>
          <w:tcPr>
            <w:tcW w:w="900" w:type="dxa"/>
            <w:vAlign w:val="center"/>
          </w:tcPr>
          <w:p w14:paraId="231831BB" w14:textId="2788B427" w:rsidR="0021028A" w:rsidRPr="00A7687C" w:rsidRDefault="0021028A" w:rsidP="0021028A">
            <w:pPr>
              <w:pStyle w:val="TableText"/>
            </w:pPr>
            <w:r>
              <w:t>PS</w:t>
            </w:r>
            <w:r>
              <w:noBreakHyphen/>
              <w:t>5</w:t>
            </w:r>
          </w:p>
        </w:tc>
        <w:tc>
          <w:tcPr>
            <w:tcW w:w="3330" w:type="dxa"/>
            <w:vAlign w:val="center"/>
          </w:tcPr>
          <w:p w14:paraId="72389C6F" w14:textId="3EA2C981" w:rsidR="0021028A" w:rsidRPr="00DC3886" w:rsidRDefault="0021028A" w:rsidP="0021028A">
            <w:pPr>
              <w:pStyle w:val="TableText"/>
            </w:pPr>
            <w:r>
              <w:t>Agentic framework strategy (Microsoft patterns)</w:t>
            </w:r>
          </w:p>
        </w:tc>
        <w:tc>
          <w:tcPr>
            <w:tcW w:w="5130" w:type="dxa"/>
            <w:vAlign w:val="center"/>
          </w:tcPr>
          <w:p w14:paraId="00D655CC" w14:textId="6BCD380D" w:rsidR="0021028A" w:rsidRPr="00DC3886" w:rsidRDefault="0021028A" w:rsidP="0021028A">
            <w:pPr>
              <w:pStyle w:val="Tablebullet1"/>
            </w:pPr>
            <w:r>
              <w:t>Define how agents and multi-step workflows will be built using Microsoft-supported agent framework patterns and frameworks such as LangGraph (or similar). Establish standards for tool-calling contracts, workflow/state management, memory/context handling, routing and handoffs, escalation patterns, and error recovery. Identify where multi-agent patterns are valuable (planner/worker, supervisor patterns, specialized agents).</w:t>
            </w:r>
          </w:p>
        </w:tc>
      </w:tr>
      <w:tr w:rsidR="0021028A" w:rsidRPr="00435583" w14:paraId="03046F2F" w14:textId="77777777">
        <w:trPr>
          <w:cnfStyle w:val="000000100000" w:firstRow="0" w:lastRow="0" w:firstColumn="0" w:lastColumn="0" w:oddVBand="0" w:evenVBand="0" w:oddHBand="1" w:evenHBand="0" w:firstRowFirstColumn="0" w:firstRowLastColumn="0" w:lastRowFirstColumn="0" w:lastRowLastColumn="0"/>
        </w:trPr>
        <w:tc>
          <w:tcPr>
            <w:tcW w:w="900" w:type="dxa"/>
            <w:vAlign w:val="center"/>
          </w:tcPr>
          <w:p w14:paraId="3878FF44" w14:textId="1650D46E" w:rsidR="0021028A" w:rsidRPr="00A7687C" w:rsidRDefault="0021028A" w:rsidP="0021028A">
            <w:pPr>
              <w:pStyle w:val="TableText"/>
            </w:pPr>
            <w:r>
              <w:t>PS</w:t>
            </w:r>
            <w:r>
              <w:noBreakHyphen/>
              <w:t>6</w:t>
            </w:r>
          </w:p>
        </w:tc>
        <w:tc>
          <w:tcPr>
            <w:tcW w:w="3330" w:type="dxa"/>
            <w:vAlign w:val="center"/>
          </w:tcPr>
          <w:p w14:paraId="14E5AB5F" w14:textId="2A44237D" w:rsidR="0021028A" w:rsidRPr="00DC3886" w:rsidRDefault="0021028A" w:rsidP="0021028A">
            <w:pPr>
              <w:pStyle w:val="TableText"/>
            </w:pPr>
            <w:r>
              <w:t>Evaluation strategy (quality, safety, performance)</w:t>
            </w:r>
          </w:p>
        </w:tc>
        <w:tc>
          <w:tcPr>
            <w:tcW w:w="5130" w:type="dxa"/>
            <w:vAlign w:val="center"/>
          </w:tcPr>
          <w:p w14:paraId="49EC22EB" w14:textId="3B441BA1" w:rsidR="0021028A" w:rsidRPr="00DC3886" w:rsidRDefault="0021028A" w:rsidP="0021028A">
            <w:pPr>
              <w:pStyle w:val="Tablebullet1"/>
            </w:pPr>
            <w:r>
              <w:t>Define evaluation dimensions and how measurement will be operationalized: scenario test suites, automated checks (quality/safety), human review checkpoints, and continuous feedback signals. Define thresholds for pilot readiness, and how evaluation gates drive iteration, prompt/model changes, and safe expansion.</w:t>
            </w:r>
          </w:p>
        </w:tc>
      </w:tr>
      <w:tr w:rsidR="0021028A" w:rsidRPr="00435583" w14:paraId="476436E4" w14:textId="77777777">
        <w:trPr>
          <w:cnfStyle w:val="000000010000" w:firstRow="0" w:lastRow="0" w:firstColumn="0" w:lastColumn="0" w:oddVBand="0" w:evenVBand="0" w:oddHBand="0" w:evenHBand="1" w:firstRowFirstColumn="0" w:firstRowLastColumn="0" w:lastRowFirstColumn="0" w:lastRowLastColumn="0"/>
        </w:trPr>
        <w:tc>
          <w:tcPr>
            <w:tcW w:w="900" w:type="dxa"/>
            <w:vAlign w:val="center"/>
          </w:tcPr>
          <w:p w14:paraId="313B34AB" w14:textId="66C23314" w:rsidR="0021028A" w:rsidRPr="00A7687C" w:rsidRDefault="0021028A" w:rsidP="0021028A">
            <w:pPr>
              <w:pStyle w:val="TableText"/>
            </w:pPr>
            <w:r>
              <w:t>PS</w:t>
            </w:r>
            <w:r>
              <w:noBreakHyphen/>
              <w:t>7</w:t>
            </w:r>
          </w:p>
        </w:tc>
        <w:tc>
          <w:tcPr>
            <w:tcW w:w="3330" w:type="dxa"/>
            <w:vAlign w:val="center"/>
          </w:tcPr>
          <w:p w14:paraId="47604EF9" w14:textId="67D2FED4" w:rsidR="0021028A" w:rsidRPr="00DC3886" w:rsidRDefault="0021028A" w:rsidP="0021028A">
            <w:pPr>
              <w:pStyle w:val="TableText"/>
            </w:pPr>
            <w:r>
              <w:t>Responsible AI assessment and mitigation plan</w:t>
            </w:r>
          </w:p>
        </w:tc>
        <w:tc>
          <w:tcPr>
            <w:tcW w:w="5130" w:type="dxa"/>
            <w:vAlign w:val="center"/>
          </w:tcPr>
          <w:p w14:paraId="54C291E7" w14:textId="6911742E" w:rsidR="0021028A" w:rsidRPr="00DC3886" w:rsidRDefault="0021028A" w:rsidP="0021028A">
            <w:pPr>
              <w:pStyle w:val="Tablebullet1"/>
            </w:pPr>
            <w:r>
              <w:t>Conduct initial Responsible AI assessment aligned to targeted workflows, data boundaries, and “actions.” Define mitigations such as human-in-the-loop checkpoints, safety filtering/guardrails, disclosure/transparency patterns, audit trails, escalation thresholds, and restrictions for sensitive tasks.</w:t>
            </w:r>
          </w:p>
        </w:tc>
      </w:tr>
      <w:tr w:rsidR="0021028A" w:rsidRPr="00435583" w14:paraId="41747EF4" w14:textId="77777777">
        <w:trPr>
          <w:cnfStyle w:val="000000100000" w:firstRow="0" w:lastRow="0" w:firstColumn="0" w:lastColumn="0" w:oddVBand="0" w:evenVBand="0" w:oddHBand="1" w:evenHBand="0" w:firstRowFirstColumn="0" w:firstRowLastColumn="0" w:lastRowFirstColumn="0" w:lastRowLastColumn="0"/>
        </w:trPr>
        <w:tc>
          <w:tcPr>
            <w:tcW w:w="900" w:type="dxa"/>
            <w:vAlign w:val="center"/>
          </w:tcPr>
          <w:p w14:paraId="04B834BF" w14:textId="51E4B2D4" w:rsidR="0021028A" w:rsidRPr="00A7687C" w:rsidRDefault="0021028A" w:rsidP="0021028A">
            <w:pPr>
              <w:pStyle w:val="TableText"/>
            </w:pPr>
            <w:r>
              <w:lastRenderedPageBreak/>
              <w:t>PS</w:t>
            </w:r>
            <w:r>
              <w:noBreakHyphen/>
              <w:t>8</w:t>
            </w:r>
          </w:p>
        </w:tc>
        <w:tc>
          <w:tcPr>
            <w:tcW w:w="3330" w:type="dxa"/>
            <w:vAlign w:val="center"/>
          </w:tcPr>
          <w:p w14:paraId="29CC2D93" w14:textId="0A697B66" w:rsidR="0021028A" w:rsidRPr="00DC3886" w:rsidRDefault="0021028A" w:rsidP="0021028A">
            <w:pPr>
              <w:pStyle w:val="TableText"/>
            </w:pPr>
            <w:r>
              <w:t>Data and knowledge strategy (grounding plan)</w:t>
            </w:r>
          </w:p>
        </w:tc>
        <w:tc>
          <w:tcPr>
            <w:tcW w:w="5130" w:type="dxa"/>
            <w:vAlign w:val="center"/>
          </w:tcPr>
          <w:p w14:paraId="18FD1DFF" w14:textId="6FB89687" w:rsidR="0021028A" w:rsidRPr="00DC3886" w:rsidRDefault="0021028A" w:rsidP="0021028A">
            <w:pPr>
              <w:pStyle w:val="Tablebullet1"/>
            </w:pPr>
            <w:r>
              <w:t>Inventory candidate knowledge sources and datasets (structured/unstructured). Define what constitutes “approved” grounding sources, refresh approach, and access boundaries. Capture requirements for data readiness, lineage/traceability, and minimum quality expectations to avoid scaling unreliable grounding.</w:t>
            </w:r>
          </w:p>
        </w:tc>
      </w:tr>
      <w:tr w:rsidR="0021028A" w:rsidRPr="00435583" w14:paraId="4A8D44B0" w14:textId="77777777">
        <w:trPr>
          <w:cnfStyle w:val="000000010000" w:firstRow="0" w:lastRow="0" w:firstColumn="0" w:lastColumn="0" w:oddVBand="0" w:evenVBand="0" w:oddHBand="0" w:evenHBand="1" w:firstRowFirstColumn="0" w:firstRowLastColumn="0" w:lastRowFirstColumn="0" w:lastRowLastColumn="0"/>
        </w:trPr>
        <w:tc>
          <w:tcPr>
            <w:tcW w:w="900" w:type="dxa"/>
            <w:vAlign w:val="center"/>
          </w:tcPr>
          <w:p w14:paraId="297C4977" w14:textId="4E349098" w:rsidR="0021028A" w:rsidRPr="00A7687C" w:rsidRDefault="0021028A" w:rsidP="0021028A">
            <w:pPr>
              <w:pStyle w:val="TableText"/>
            </w:pPr>
            <w:r>
              <w:t>PS</w:t>
            </w:r>
            <w:r>
              <w:noBreakHyphen/>
              <w:t>9</w:t>
            </w:r>
          </w:p>
        </w:tc>
        <w:tc>
          <w:tcPr>
            <w:tcW w:w="3330" w:type="dxa"/>
            <w:vAlign w:val="center"/>
          </w:tcPr>
          <w:p w14:paraId="201B2696" w14:textId="690820C3" w:rsidR="0021028A" w:rsidRPr="00DC3886" w:rsidRDefault="0021028A" w:rsidP="0021028A">
            <w:pPr>
              <w:pStyle w:val="TableText"/>
            </w:pPr>
            <w:r>
              <w:t>Security and compliance baseline planning</w:t>
            </w:r>
          </w:p>
        </w:tc>
        <w:tc>
          <w:tcPr>
            <w:tcW w:w="5130" w:type="dxa"/>
            <w:vAlign w:val="center"/>
          </w:tcPr>
          <w:p w14:paraId="4CA3FF7D" w14:textId="1294C6ED" w:rsidR="0021028A" w:rsidRPr="00DC3886" w:rsidRDefault="0021028A" w:rsidP="0021028A">
            <w:pPr>
              <w:pStyle w:val="Tablebullet1"/>
            </w:pPr>
            <w:r>
              <w:t>Define baseline security posture and compliance expectations: identity/access model, secrets handling, audit logging requirements, network boundaries, egress controls, and security review cadence. Identify required approvals and align security gates with the phased plan.</w:t>
            </w:r>
          </w:p>
        </w:tc>
      </w:tr>
      <w:tr w:rsidR="0021028A" w:rsidRPr="00435583" w14:paraId="4D3F7940" w14:textId="77777777">
        <w:trPr>
          <w:cnfStyle w:val="000000100000" w:firstRow="0" w:lastRow="0" w:firstColumn="0" w:lastColumn="0" w:oddVBand="0" w:evenVBand="0" w:oddHBand="1" w:evenHBand="0" w:firstRowFirstColumn="0" w:firstRowLastColumn="0" w:lastRowFirstColumn="0" w:lastRowLastColumn="0"/>
        </w:trPr>
        <w:tc>
          <w:tcPr>
            <w:tcW w:w="900" w:type="dxa"/>
            <w:vAlign w:val="center"/>
          </w:tcPr>
          <w:p w14:paraId="28FDACD6" w14:textId="49A35786" w:rsidR="0021028A" w:rsidRPr="00A7687C" w:rsidRDefault="0021028A" w:rsidP="0021028A">
            <w:pPr>
              <w:pStyle w:val="TableText"/>
            </w:pPr>
            <w:r>
              <w:t>PS</w:t>
            </w:r>
            <w:r>
              <w:noBreakHyphen/>
              <w:t>10</w:t>
            </w:r>
          </w:p>
        </w:tc>
        <w:tc>
          <w:tcPr>
            <w:tcW w:w="3330" w:type="dxa"/>
            <w:vAlign w:val="center"/>
          </w:tcPr>
          <w:p w14:paraId="26DC445E" w14:textId="2BD6FA20" w:rsidR="0021028A" w:rsidRPr="00DC3886" w:rsidRDefault="0021028A" w:rsidP="0021028A">
            <w:pPr>
              <w:pStyle w:val="TableText"/>
            </w:pPr>
            <w:r>
              <w:t>Pilot intent + adoption signals + feedback loop</w:t>
            </w:r>
          </w:p>
        </w:tc>
        <w:tc>
          <w:tcPr>
            <w:tcW w:w="5130" w:type="dxa"/>
            <w:vAlign w:val="center"/>
          </w:tcPr>
          <w:p w14:paraId="6B378D95" w14:textId="372E243B" w:rsidR="0021028A" w:rsidRPr="00DC3886" w:rsidRDefault="0021028A" w:rsidP="0021028A">
            <w:pPr>
              <w:pStyle w:val="Tablebullet1"/>
            </w:pPr>
            <w:r>
              <w:t>Define pilot user groups, entry/exit criteria, and feedback mechanisms. Identify value/adoption signals to track (usage, workflow completion rate, resolution time, satisfaction, error reduction) and define the operating loop: measure → learn → refine → expand.</w:t>
            </w:r>
          </w:p>
        </w:tc>
      </w:tr>
      <w:tr w:rsidR="006A6320" w:rsidRPr="00435583" w14:paraId="212BF661" w14:textId="77777777">
        <w:trPr>
          <w:cnfStyle w:val="000000010000" w:firstRow="0" w:lastRow="0" w:firstColumn="0" w:lastColumn="0" w:oddVBand="0" w:evenVBand="0" w:oddHBand="0" w:evenHBand="1" w:firstRowFirstColumn="0" w:firstRowLastColumn="0" w:lastRowFirstColumn="0" w:lastRowLastColumn="0"/>
        </w:trPr>
        <w:tc>
          <w:tcPr>
            <w:tcW w:w="9360" w:type="dxa"/>
            <w:gridSpan w:val="3"/>
          </w:tcPr>
          <w:p w14:paraId="47269E0B" w14:textId="77777777" w:rsidR="004B388F" w:rsidRPr="004B388F" w:rsidRDefault="004B388F" w:rsidP="004B388F">
            <w:pPr>
              <w:pStyle w:val="TableText"/>
              <w:rPr>
                <w:b/>
                <w:bCs/>
              </w:rPr>
            </w:pPr>
            <w:r w:rsidRPr="004B388F">
              <w:rPr>
                <w:b/>
                <w:bCs/>
              </w:rPr>
              <w:t>2) Foundations &amp; Feasibility</w:t>
            </w:r>
          </w:p>
          <w:p w14:paraId="79E35475" w14:textId="1797E566" w:rsidR="006537E9" w:rsidRPr="000B0B3D" w:rsidRDefault="004B388F" w:rsidP="006537E9">
            <w:pPr>
              <w:pStyle w:val="TableText"/>
              <w:rPr>
                <w:b/>
                <w:bCs/>
              </w:rPr>
            </w:pPr>
            <w:r w:rsidRPr="004B388F">
              <w:rPr>
                <w:b/>
                <w:bCs/>
              </w:rPr>
              <w:t>One</w:t>
            </w:r>
            <w:r w:rsidRPr="004B388F">
              <w:rPr>
                <w:b/>
                <w:bCs/>
              </w:rPr>
              <w:noBreakHyphen/>
              <w:t xml:space="preserve">liner: </w:t>
            </w:r>
            <w:r w:rsidRPr="004B388F">
              <w:t>Stand up the baseline foundation and validate feasibility with an end</w:t>
            </w:r>
            <w:r w:rsidRPr="004B388F">
              <w:noBreakHyphen/>
              <w:t>to</w:t>
            </w:r>
            <w:r w:rsidRPr="004B388F">
              <w:noBreakHyphen/>
              <w:t>end prototype that demonstrates agents in the flow.</w:t>
            </w:r>
            <w:r w:rsidRPr="004B388F">
              <w:rPr>
                <w:b/>
                <w:bCs/>
              </w:rPr>
              <w:br/>
              <w:t>Goal:</w:t>
            </w:r>
            <w:r w:rsidRPr="004B388F">
              <w:t xml:space="preserve"> Prove the core platform pattern (intent → retrieval → action) with controls and a clear path to scale.</w:t>
            </w:r>
          </w:p>
        </w:tc>
      </w:tr>
      <w:tr w:rsidR="0071482B" w:rsidRPr="00435583" w14:paraId="5EB4DDAD" w14:textId="77777777">
        <w:trPr>
          <w:cnfStyle w:val="000000100000" w:firstRow="0" w:lastRow="0" w:firstColumn="0" w:lastColumn="0" w:oddVBand="0" w:evenVBand="0" w:oddHBand="1" w:evenHBand="0" w:firstRowFirstColumn="0" w:firstRowLastColumn="0" w:lastRowFirstColumn="0" w:lastRowLastColumn="0"/>
        </w:trPr>
        <w:tc>
          <w:tcPr>
            <w:tcW w:w="900" w:type="dxa"/>
            <w:vAlign w:val="center"/>
          </w:tcPr>
          <w:p w14:paraId="749505D3" w14:textId="72DEC1DF" w:rsidR="0071482B" w:rsidRPr="00A7687C" w:rsidRDefault="0071482B" w:rsidP="0071482B">
            <w:pPr>
              <w:pStyle w:val="TableText"/>
            </w:pPr>
            <w:r>
              <w:t>FF</w:t>
            </w:r>
            <w:r>
              <w:noBreakHyphen/>
              <w:t>1</w:t>
            </w:r>
          </w:p>
        </w:tc>
        <w:tc>
          <w:tcPr>
            <w:tcW w:w="3330" w:type="dxa"/>
            <w:vAlign w:val="center"/>
          </w:tcPr>
          <w:p w14:paraId="140D7494" w14:textId="02985EC5" w:rsidR="0071482B" w:rsidRPr="00665337" w:rsidRDefault="0071482B" w:rsidP="0071482B">
            <w:pPr>
              <w:pStyle w:val="TableText"/>
              <w:rPr>
                <w:i/>
                <w:iCs/>
              </w:rPr>
            </w:pPr>
            <w:r>
              <w:t>Azure AI Foundry baseline foundation setup</w:t>
            </w:r>
          </w:p>
        </w:tc>
        <w:tc>
          <w:tcPr>
            <w:tcW w:w="5130" w:type="dxa"/>
            <w:vAlign w:val="center"/>
          </w:tcPr>
          <w:p w14:paraId="633E0E3B" w14:textId="1D0ACF2D" w:rsidR="0071482B" w:rsidRPr="00DC3886" w:rsidRDefault="0071482B" w:rsidP="0071482B">
            <w:pPr>
              <w:pStyle w:val="TableText"/>
            </w:pPr>
            <w:r>
              <w:t xml:space="preserve">Establish baseline environment readiness and platform services anchored on Azure AI Foundry. Set up delivery scaffolding (repo structure, deployment conventions, and operational constraints). </w:t>
            </w:r>
            <w:r w:rsidR="00B37972" w:rsidRPr="00B37972">
              <w:t>Align Foundry deployment with the Microsoft Azure-Native AI Platform strategy, using Foundry Projects as isolated, environment-scoped workspaces that support modular, secure, and scalable AI delivery</w:t>
            </w:r>
            <w:r w:rsidR="00EE453F">
              <w:t xml:space="preserve">. </w:t>
            </w:r>
            <w:r>
              <w:t>Confirm capacity/quota readiness, access prerequisites, and foundational service configuration needed for the first wave.</w:t>
            </w:r>
            <w:r w:rsidR="006B0FA1">
              <w:t xml:space="preserve"> </w:t>
            </w:r>
            <w:r w:rsidR="006B0FA1" w:rsidRPr="006B0FA1">
              <w:t>(Optional) ACU-based Agent Factory feature for flexible agent hosting in production</w:t>
            </w:r>
          </w:p>
        </w:tc>
      </w:tr>
      <w:tr w:rsidR="0071482B" w:rsidRPr="00435583" w14:paraId="26EDFAB0" w14:textId="77777777">
        <w:trPr>
          <w:cnfStyle w:val="000000010000" w:firstRow="0" w:lastRow="0" w:firstColumn="0" w:lastColumn="0" w:oddVBand="0" w:evenVBand="0" w:oddHBand="0" w:evenHBand="1" w:firstRowFirstColumn="0" w:firstRowLastColumn="0" w:lastRowFirstColumn="0" w:lastRowLastColumn="0"/>
        </w:trPr>
        <w:tc>
          <w:tcPr>
            <w:tcW w:w="900" w:type="dxa"/>
            <w:vAlign w:val="center"/>
          </w:tcPr>
          <w:p w14:paraId="74D9D7C0" w14:textId="637E8C5D" w:rsidR="0071482B" w:rsidRPr="00A7687C" w:rsidRDefault="0071482B" w:rsidP="0071482B">
            <w:pPr>
              <w:pStyle w:val="TableText"/>
            </w:pPr>
            <w:r>
              <w:t>FF</w:t>
            </w:r>
            <w:r>
              <w:noBreakHyphen/>
              <w:t>2</w:t>
            </w:r>
          </w:p>
        </w:tc>
        <w:tc>
          <w:tcPr>
            <w:tcW w:w="3330" w:type="dxa"/>
            <w:vAlign w:val="center"/>
          </w:tcPr>
          <w:p w14:paraId="6436D9E9" w14:textId="706A5A65" w:rsidR="0071482B" w:rsidRPr="00665337" w:rsidRDefault="0071482B" w:rsidP="0071482B">
            <w:pPr>
              <w:pStyle w:val="TableText"/>
              <w:rPr>
                <w:i/>
                <w:iCs/>
              </w:rPr>
            </w:pPr>
            <w:r>
              <w:t>Core orchestration runtime (baseline pattern)</w:t>
            </w:r>
          </w:p>
        </w:tc>
        <w:tc>
          <w:tcPr>
            <w:tcW w:w="5130" w:type="dxa"/>
            <w:vAlign w:val="center"/>
          </w:tcPr>
          <w:p w14:paraId="023E3406" w14:textId="49119EF3" w:rsidR="00F1015C" w:rsidRPr="00F1015C" w:rsidRDefault="0071482B" w:rsidP="00F1015C">
            <w:pPr>
              <w:pStyle w:val="TableText"/>
            </w:pPr>
            <w:r>
              <w:t>Implement the baseline agent runtime pattern for multi-step workflows: orchestration flow, tool calling contracts, state handling, and safe execution. Establish standardized fallback behavior, retry/error handling, and escalation triggers for incomplete/ambiguous workflows.</w:t>
            </w:r>
            <w:r w:rsidR="00F1015C">
              <w:t xml:space="preserve"> </w:t>
            </w:r>
            <w:r w:rsidR="00F1015C" w:rsidRPr="00F1015C">
              <w:t>Ensure orchestration aligns with guidance on modular workflows, prompt versioning, and project-</w:t>
            </w:r>
            <w:r w:rsidR="00F1015C" w:rsidRPr="00F1015C">
              <w:lastRenderedPageBreak/>
              <w:t>level RBAC</w:t>
            </w:r>
            <w:r w:rsidR="00494360">
              <w:t xml:space="preserve">. </w:t>
            </w:r>
            <w:r w:rsidR="00494360" w:rsidRPr="00494360">
              <w:t>Ensure orchestration logic follows Microsoft’s recommended AI platform design principles, including modular workflows, prompt versioning, and project-level access controls</w:t>
            </w:r>
          </w:p>
          <w:p w14:paraId="27529A16" w14:textId="275E6FA5" w:rsidR="0071482B" w:rsidRPr="00DC3886" w:rsidRDefault="0071482B" w:rsidP="0071482B">
            <w:pPr>
              <w:pStyle w:val="TableText"/>
            </w:pPr>
          </w:p>
        </w:tc>
      </w:tr>
      <w:tr w:rsidR="0071482B" w:rsidRPr="00435583" w14:paraId="6DF82A31" w14:textId="77777777">
        <w:trPr>
          <w:cnfStyle w:val="000000100000" w:firstRow="0" w:lastRow="0" w:firstColumn="0" w:lastColumn="0" w:oddVBand="0" w:evenVBand="0" w:oddHBand="1" w:evenHBand="0" w:firstRowFirstColumn="0" w:firstRowLastColumn="0" w:lastRowFirstColumn="0" w:lastRowLastColumn="0"/>
        </w:trPr>
        <w:tc>
          <w:tcPr>
            <w:tcW w:w="900" w:type="dxa"/>
            <w:vAlign w:val="center"/>
          </w:tcPr>
          <w:p w14:paraId="166C1425" w14:textId="399DB922" w:rsidR="0071482B" w:rsidRPr="00A7687C" w:rsidRDefault="0071482B" w:rsidP="0071482B">
            <w:pPr>
              <w:pStyle w:val="TableText"/>
            </w:pPr>
            <w:r>
              <w:lastRenderedPageBreak/>
              <w:t>FF</w:t>
            </w:r>
            <w:r>
              <w:noBreakHyphen/>
              <w:t>3</w:t>
            </w:r>
          </w:p>
        </w:tc>
        <w:tc>
          <w:tcPr>
            <w:tcW w:w="3330" w:type="dxa"/>
            <w:vAlign w:val="center"/>
          </w:tcPr>
          <w:p w14:paraId="4B4D7AD3" w14:textId="50FBA872" w:rsidR="0071482B" w:rsidRPr="00665337" w:rsidRDefault="0071482B" w:rsidP="0071482B">
            <w:pPr>
              <w:pStyle w:val="TableText"/>
              <w:rPr>
                <w:i/>
                <w:iCs/>
              </w:rPr>
            </w:pPr>
            <w:r>
              <w:t>Tooling integration baseline (first action path)</w:t>
            </w:r>
          </w:p>
        </w:tc>
        <w:tc>
          <w:tcPr>
            <w:tcW w:w="5130" w:type="dxa"/>
            <w:vAlign w:val="center"/>
          </w:tcPr>
          <w:p w14:paraId="766DD102" w14:textId="1F0F4A4A" w:rsidR="0071482B" w:rsidRPr="00DC3886" w:rsidRDefault="0071482B" w:rsidP="0071482B">
            <w:pPr>
              <w:pStyle w:val="TableText"/>
            </w:pPr>
            <w:r>
              <w:t>Implement the first set of tool/action interfaces for a prioritized workflow. Include secure invocation patterns, permission boundaries, confirmation/approval steps for actions, structured outputs, and traceability (what action happened, when, and under what policy).</w:t>
            </w:r>
          </w:p>
        </w:tc>
      </w:tr>
      <w:tr w:rsidR="0071482B" w:rsidRPr="00435583" w14:paraId="4DAC6A9B" w14:textId="77777777">
        <w:trPr>
          <w:cnfStyle w:val="000000010000" w:firstRow="0" w:lastRow="0" w:firstColumn="0" w:lastColumn="0" w:oddVBand="0" w:evenVBand="0" w:oddHBand="0" w:evenHBand="1" w:firstRowFirstColumn="0" w:firstRowLastColumn="0" w:lastRowFirstColumn="0" w:lastRowLastColumn="0"/>
        </w:trPr>
        <w:tc>
          <w:tcPr>
            <w:tcW w:w="900" w:type="dxa"/>
            <w:vAlign w:val="center"/>
          </w:tcPr>
          <w:p w14:paraId="64778C5D" w14:textId="5D4CD7DE" w:rsidR="0071482B" w:rsidRPr="00A7687C" w:rsidRDefault="0071482B" w:rsidP="0071482B">
            <w:pPr>
              <w:pStyle w:val="TableText"/>
            </w:pPr>
            <w:r>
              <w:t>FF</w:t>
            </w:r>
            <w:r>
              <w:noBreakHyphen/>
              <w:t>4</w:t>
            </w:r>
          </w:p>
        </w:tc>
        <w:tc>
          <w:tcPr>
            <w:tcW w:w="3330" w:type="dxa"/>
            <w:vAlign w:val="center"/>
          </w:tcPr>
          <w:p w14:paraId="5950C1A5" w14:textId="3C07982E" w:rsidR="0071482B" w:rsidRPr="00665337" w:rsidRDefault="0071482B" w:rsidP="0071482B">
            <w:pPr>
              <w:pStyle w:val="TableText"/>
              <w:rPr>
                <w:i/>
                <w:iCs/>
              </w:rPr>
            </w:pPr>
            <w:r>
              <w:t>Knowledge integration baseline (retrieval/grounding)</w:t>
            </w:r>
          </w:p>
        </w:tc>
        <w:tc>
          <w:tcPr>
            <w:tcW w:w="5130" w:type="dxa"/>
            <w:vAlign w:val="center"/>
          </w:tcPr>
          <w:p w14:paraId="0A21CC6F" w14:textId="233DC758" w:rsidR="0071482B" w:rsidRPr="00DC3886" w:rsidRDefault="0071482B" w:rsidP="0071482B">
            <w:pPr>
              <w:pStyle w:val="TableText"/>
            </w:pPr>
            <w:r>
              <w:t>Implement initial grounding patterns: ingest a curated initial dataset/source set, define retrieval approach, and establish basic content governance (what sources are allowed, refresh expectations, and traceability where applicable). Ensure this forms a repeatable pattern for onboarding future sources.</w:t>
            </w:r>
            <w:r w:rsidR="00D91E71">
              <w:t xml:space="preserve"> </w:t>
            </w:r>
            <w:r w:rsidR="001F6FB4">
              <w:br/>
            </w:r>
            <w:r w:rsidR="00D91E71" w:rsidRPr="00D91E71">
              <w:t>Foundry IQ to automate semantic retrieval and knowledge base grouping.</w:t>
            </w:r>
            <w:r w:rsidR="0037560B">
              <w:t xml:space="preserve"> </w:t>
            </w:r>
            <w:r w:rsidR="001F6FB4">
              <w:br/>
            </w:r>
            <w:r w:rsidR="0037560B" w:rsidRPr="0037560B">
              <w:t xml:space="preserve">Fabric IQ – Enable retrieval from Microsoft Fabric data sources </w:t>
            </w:r>
            <w:r w:rsidR="001F6FB4">
              <w:t>as</w:t>
            </w:r>
            <w:r w:rsidR="0037560B" w:rsidRPr="0037560B">
              <w:t xml:space="preserve"> required by </w:t>
            </w:r>
            <w:r w:rsidR="009B0954">
              <w:t xml:space="preserve">the </w:t>
            </w:r>
            <w:r w:rsidR="0037560B" w:rsidRPr="0037560B">
              <w:t>customer</w:t>
            </w:r>
            <w:r w:rsidR="009B0954">
              <w:t>.</w:t>
            </w:r>
          </w:p>
        </w:tc>
      </w:tr>
      <w:tr w:rsidR="0071482B" w:rsidRPr="00435583" w14:paraId="4FF8D1DD" w14:textId="77777777">
        <w:trPr>
          <w:cnfStyle w:val="000000100000" w:firstRow="0" w:lastRow="0" w:firstColumn="0" w:lastColumn="0" w:oddVBand="0" w:evenVBand="0" w:oddHBand="1" w:evenHBand="0" w:firstRowFirstColumn="0" w:firstRowLastColumn="0" w:lastRowFirstColumn="0" w:lastRowLastColumn="0"/>
        </w:trPr>
        <w:tc>
          <w:tcPr>
            <w:tcW w:w="900" w:type="dxa"/>
            <w:vAlign w:val="center"/>
          </w:tcPr>
          <w:p w14:paraId="108A8B39" w14:textId="3B05A76A" w:rsidR="0071482B" w:rsidRPr="00A7687C" w:rsidRDefault="0071482B" w:rsidP="0071482B">
            <w:pPr>
              <w:pStyle w:val="TableText"/>
            </w:pPr>
            <w:r>
              <w:t>FF</w:t>
            </w:r>
            <w:r>
              <w:noBreakHyphen/>
              <w:t>5</w:t>
            </w:r>
          </w:p>
        </w:tc>
        <w:tc>
          <w:tcPr>
            <w:tcW w:w="3330" w:type="dxa"/>
            <w:vAlign w:val="center"/>
          </w:tcPr>
          <w:p w14:paraId="2E0BCEF1" w14:textId="5539127C" w:rsidR="0071482B" w:rsidRPr="00665337" w:rsidRDefault="0071482B" w:rsidP="0071482B">
            <w:pPr>
              <w:pStyle w:val="TableText"/>
              <w:rPr>
                <w:i/>
                <w:iCs/>
              </w:rPr>
            </w:pPr>
            <w:r>
              <w:t>UX prototype for “in the flow” interaction</w:t>
            </w:r>
          </w:p>
        </w:tc>
        <w:tc>
          <w:tcPr>
            <w:tcW w:w="5130" w:type="dxa"/>
            <w:vAlign w:val="center"/>
          </w:tcPr>
          <w:p w14:paraId="160EC719" w14:textId="1D3D0927" w:rsidR="0071482B" w:rsidRPr="00DC3886" w:rsidRDefault="0071482B" w:rsidP="0071482B">
            <w:pPr>
              <w:pStyle w:val="TableText"/>
            </w:pPr>
            <w:r>
              <w:t xml:space="preserve">Create the initial UX/interaction pattern that keeps agents </w:t>
            </w:r>
            <w:r>
              <w:rPr>
                <w:rStyle w:val="Strong"/>
              </w:rPr>
              <w:t>in the flow</w:t>
            </w:r>
            <w:r>
              <w:t xml:space="preserve"> (not just chat). Include intent capture, transparency into what the agent will do, confirmation for actions, clear error/fallback states, and seamless escalation to humans where needed. Validate early usability with pilot users.</w:t>
            </w:r>
          </w:p>
        </w:tc>
      </w:tr>
      <w:tr w:rsidR="0071482B" w:rsidRPr="00435583" w14:paraId="644F9671" w14:textId="77777777">
        <w:trPr>
          <w:cnfStyle w:val="000000010000" w:firstRow="0" w:lastRow="0" w:firstColumn="0" w:lastColumn="0" w:oddVBand="0" w:evenVBand="0" w:oddHBand="0" w:evenHBand="1" w:firstRowFirstColumn="0" w:firstRowLastColumn="0" w:lastRowFirstColumn="0" w:lastRowLastColumn="0"/>
        </w:trPr>
        <w:tc>
          <w:tcPr>
            <w:tcW w:w="900" w:type="dxa"/>
            <w:vAlign w:val="center"/>
          </w:tcPr>
          <w:p w14:paraId="1797E594" w14:textId="6E9C0A06" w:rsidR="0071482B" w:rsidRPr="00A7687C" w:rsidRDefault="0071482B" w:rsidP="0071482B">
            <w:pPr>
              <w:pStyle w:val="TableText"/>
            </w:pPr>
            <w:r>
              <w:t>FF</w:t>
            </w:r>
            <w:r>
              <w:noBreakHyphen/>
              <w:t>6</w:t>
            </w:r>
          </w:p>
        </w:tc>
        <w:tc>
          <w:tcPr>
            <w:tcW w:w="3330" w:type="dxa"/>
            <w:vAlign w:val="center"/>
          </w:tcPr>
          <w:p w14:paraId="394F0D86" w14:textId="7D9FD278" w:rsidR="0071482B" w:rsidRPr="00665337" w:rsidRDefault="0071482B" w:rsidP="0071482B">
            <w:pPr>
              <w:pStyle w:val="TableText"/>
              <w:rPr>
                <w:i/>
                <w:iCs/>
              </w:rPr>
            </w:pPr>
            <w:r>
              <w:t>Agent 365 governance/observability baseline (where applicable)</w:t>
            </w:r>
          </w:p>
        </w:tc>
        <w:tc>
          <w:tcPr>
            <w:tcW w:w="5130" w:type="dxa"/>
            <w:vAlign w:val="center"/>
          </w:tcPr>
          <w:p w14:paraId="28C68E58" w14:textId="5F1D1EDF" w:rsidR="0071482B" w:rsidRPr="00DC3886" w:rsidRDefault="0071482B" w:rsidP="0071482B">
            <w:pPr>
              <w:pStyle w:val="TableText"/>
            </w:pPr>
            <w:r>
              <w:t>Establish governance/visibility using Agent 365 (or equivalent): agent/tool registry visibility, access control posture, baseline telemetry/monitoring, and dashboards for usage, failures, policy events, and operational signals. This is governance/observability—not orchestration.</w:t>
            </w:r>
          </w:p>
        </w:tc>
      </w:tr>
      <w:tr w:rsidR="0071482B" w:rsidRPr="00435583" w14:paraId="1B78E692" w14:textId="77777777">
        <w:trPr>
          <w:cnfStyle w:val="000000100000" w:firstRow="0" w:lastRow="0" w:firstColumn="0" w:lastColumn="0" w:oddVBand="0" w:evenVBand="0" w:oddHBand="1" w:evenHBand="0" w:firstRowFirstColumn="0" w:firstRowLastColumn="0" w:lastRowFirstColumn="0" w:lastRowLastColumn="0"/>
        </w:trPr>
        <w:tc>
          <w:tcPr>
            <w:tcW w:w="900" w:type="dxa"/>
            <w:vAlign w:val="center"/>
          </w:tcPr>
          <w:p w14:paraId="5C4B4A09" w14:textId="679284D0" w:rsidR="0071482B" w:rsidRPr="00A7687C" w:rsidRDefault="0071482B" w:rsidP="0071482B">
            <w:pPr>
              <w:pStyle w:val="TableText"/>
            </w:pPr>
            <w:r>
              <w:t>FF</w:t>
            </w:r>
            <w:r>
              <w:noBreakHyphen/>
              <w:t>7</w:t>
            </w:r>
          </w:p>
        </w:tc>
        <w:tc>
          <w:tcPr>
            <w:tcW w:w="3330" w:type="dxa"/>
            <w:vAlign w:val="center"/>
          </w:tcPr>
          <w:p w14:paraId="4F642511" w14:textId="01ADF889" w:rsidR="0071482B" w:rsidRPr="00665337" w:rsidRDefault="0071482B" w:rsidP="0071482B">
            <w:pPr>
              <w:pStyle w:val="TableText"/>
              <w:rPr>
                <w:i/>
                <w:iCs/>
              </w:rPr>
            </w:pPr>
            <w:r>
              <w:t>Evaluation harness v1 (baseline)</w:t>
            </w:r>
          </w:p>
        </w:tc>
        <w:tc>
          <w:tcPr>
            <w:tcW w:w="5130" w:type="dxa"/>
            <w:vAlign w:val="center"/>
          </w:tcPr>
          <w:p w14:paraId="4FEEE94C" w14:textId="2DCB72E0" w:rsidR="0071482B" w:rsidRPr="00DC3886" w:rsidRDefault="0071482B" w:rsidP="0071482B">
            <w:pPr>
              <w:pStyle w:val="TableText"/>
            </w:pPr>
            <w:r>
              <w:t>Build an initial evaluation harness: test scenarios, automated checks for quality/safety, and a lightweight review workflow. Define thresholds for pilot readiness and a repeatable method to compare prompt/model variants and measure improvements.</w:t>
            </w:r>
          </w:p>
        </w:tc>
      </w:tr>
      <w:tr w:rsidR="0071482B" w:rsidRPr="00435583" w14:paraId="6D8FB8E0" w14:textId="77777777">
        <w:trPr>
          <w:cnfStyle w:val="000000010000" w:firstRow="0" w:lastRow="0" w:firstColumn="0" w:lastColumn="0" w:oddVBand="0" w:evenVBand="0" w:oddHBand="0" w:evenHBand="1" w:firstRowFirstColumn="0" w:firstRowLastColumn="0" w:lastRowFirstColumn="0" w:lastRowLastColumn="0"/>
        </w:trPr>
        <w:tc>
          <w:tcPr>
            <w:tcW w:w="900" w:type="dxa"/>
            <w:vAlign w:val="center"/>
          </w:tcPr>
          <w:p w14:paraId="08324057" w14:textId="10D4A18F" w:rsidR="0071482B" w:rsidRPr="00A7687C" w:rsidRDefault="0071482B" w:rsidP="0071482B">
            <w:pPr>
              <w:pStyle w:val="TableText"/>
            </w:pPr>
            <w:r>
              <w:t>FF</w:t>
            </w:r>
            <w:r>
              <w:noBreakHyphen/>
              <w:t>8</w:t>
            </w:r>
          </w:p>
        </w:tc>
        <w:tc>
          <w:tcPr>
            <w:tcW w:w="3330" w:type="dxa"/>
            <w:vAlign w:val="center"/>
          </w:tcPr>
          <w:p w14:paraId="0ADB0028" w14:textId="57135A76" w:rsidR="0071482B" w:rsidRPr="00665337" w:rsidRDefault="0071482B" w:rsidP="0071482B">
            <w:pPr>
              <w:pStyle w:val="TableText"/>
              <w:rPr>
                <w:i/>
                <w:iCs/>
              </w:rPr>
            </w:pPr>
            <w:r>
              <w:t>Guardrails and controls baseline</w:t>
            </w:r>
          </w:p>
        </w:tc>
        <w:tc>
          <w:tcPr>
            <w:tcW w:w="5130" w:type="dxa"/>
            <w:vAlign w:val="center"/>
          </w:tcPr>
          <w:p w14:paraId="0EA1BB00" w14:textId="4AC2870C" w:rsidR="0071482B" w:rsidRPr="00DC3886" w:rsidRDefault="0071482B" w:rsidP="0071482B">
            <w:pPr>
              <w:pStyle w:val="TableText"/>
            </w:pPr>
            <w:r>
              <w:t xml:space="preserve">Implement baseline guardrails aligned to enterprise needs: RBAC boundaries, safe response policies, tool/action constraints, escalation rules, auditability, and </w:t>
            </w:r>
            <w:r>
              <w:lastRenderedPageBreak/>
              <w:t>initial Responsible AI guardrails for the scenarios in scope.</w:t>
            </w:r>
          </w:p>
        </w:tc>
      </w:tr>
      <w:tr w:rsidR="00875907" w:rsidRPr="00435583" w14:paraId="2EF5F834" w14:textId="77777777">
        <w:trPr>
          <w:cnfStyle w:val="000000100000" w:firstRow="0" w:lastRow="0" w:firstColumn="0" w:lastColumn="0" w:oddVBand="0" w:evenVBand="0" w:oddHBand="1" w:evenHBand="0" w:firstRowFirstColumn="0" w:firstRowLastColumn="0" w:lastRowFirstColumn="0" w:lastRowLastColumn="0"/>
        </w:trPr>
        <w:tc>
          <w:tcPr>
            <w:tcW w:w="9360" w:type="dxa"/>
            <w:gridSpan w:val="3"/>
          </w:tcPr>
          <w:p w14:paraId="7782C79F" w14:textId="77777777" w:rsidR="00875907" w:rsidRPr="00875907" w:rsidRDefault="00875907" w:rsidP="00875907">
            <w:pPr>
              <w:pStyle w:val="TableText"/>
              <w:rPr>
                <w:b/>
                <w:bCs/>
              </w:rPr>
            </w:pPr>
            <w:r w:rsidRPr="00875907">
              <w:rPr>
                <w:b/>
                <w:bCs/>
              </w:rPr>
              <w:lastRenderedPageBreak/>
              <w:t>3) Capability &amp; Advancement</w:t>
            </w:r>
          </w:p>
          <w:p w14:paraId="6F31069C" w14:textId="77777777" w:rsidR="00875907" w:rsidRPr="00875907" w:rsidRDefault="00875907" w:rsidP="00875907">
            <w:pPr>
              <w:pStyle w:val="TableText"/>
            </w:pPr>
            <w:r w:rsidRPr="00875907">
              <w:rPr>
                <w:b/>
                <w:bCs/>
              </w:rPr>
              <w:t>One</w:t>
            </w:r>
            <w:r w:rsidRPr="00875907">
              <w:rPr>
                <w:b/>
                <w:bCs/>
              </w:rPr>
              <w:noBreakHyphen/>
              <w:t>liner:</w:t>
            </w:r>
            <w:r w:rsidRPr="00875907">
              <w:t xml:space="preserve"> Expand capability breadth, interoperability, and platform maturity so the foundation scales to more workflows and teams.</w:t>
            </w:r>
            <w:r w:rsidRPr="00875907">
              <w:br/>
            </w:r>
            <w:r w:rsidRPr="00875907">
              <w:rPr>
                <w:b/>
                <w:bCs/>
              </w:rPr>
              <w:t>Goal:</w:t>
            </w:r>
            <w:r w:rsidRPr="00875907">
              <w:t xml:space="preserve"> Strengthen modular capabilities, multi-agent patterns, standardized onboarding, and reusable patterns for onboarding many use cases.</w:t>
            </w:r>
          </w:p>
          <w:p w14:paraId="160A94AA" w14:textId="77777777" w:rsidR="00875907" w:rsidRPr="00DC3886" w:rsidRDefault="00875907" w:rsidP="00665337">
            <w:pPr>
              <w:pStyle w:val="TableText"/>
            </w:pPr>
          </w:p>
        </w:tc>
      </w:tr>
      <w:tr w:rsidR="00B35D9B" w:rsidRPr="00435583" w14:paraId="391BA213" w14:textId="77777777">
        <w:trPr>
          <w:cnfStyle w:val="000000010000" w:firstRow="0" w:lastRow="0" w:firstColumn="0" w:lastColumn="0" w:oddVBand="0" w:evenVBand="0" w:oddHBand="0" w:evenHBand="1" w:firstRowFirstColumn="0" w:firstRowLastColumn="0" w:lastRowFirstColumn="0" w:lastRowLastColumn="0"/>
        </w:trPr>
        <w:tc>
          <w:tcPr>
            <w:tcW w:w="900" w:type="dxa"/>
            <w:vAlign w:val="center"/>
          </w:tcPr>
          <w:p w14:paraId="2D3FB071" w14:textId="1C1AF590" w:rsidR="00B35D9B" w:rsidRPr="00A7687C" w:rsidRDefault="00B35D9B" w:rsidP="00B35D9B">
            <w:pPr>
              <w:pStyle w:val="TableText"/>
            </w:pPr>
            <w:r>
              <w:t>CA</w:t>
            </w:r>
            <w:r>
              <w:noBreakHyphen/>
              <w:t>1</w:t>
            </w:r>
          </w:p>
        </w:tc>
        <w:tc>
          <w:tcPr>
            <w:tcW w:w="3330" w:type="dxa"/>
            <w:vAlign w:val="center"/>
          </w:tcPr>
          <w:p w14:paraId="7F60B8D0" w14:textId="52F19F80" w:rsidR="00B35D9B" w:rsidRPr="00665337" w:rsidRDefault="00B35D9B" w:rsidP="00B35D9B">
            <w:pPr>
              <w:pStyle w:val="TableText"/>
              <w:rPr>
                <w:i/>
                <w:iCs/>
              </w:rPr>
            </w:pPr>
            <w:r>
              <w:t>Multi-agent workflow patterns (advanced orchestration)</w:t>
            </w:r>
          </w:p>
        </w:tc>
        <w:tc>
          <w:tcPr>
            <w:tcW w:w="5130" w:type="dxa"/>
            <w:vAlign w:val="center"/>
          </w:tcPr>
          <w:p w14:paraId="3C9EF4A1" w14:textId="58BDE905" w:rsidR="00B35D9B" w:rsidRPr="00DC3886" w:rsidRDefault="00B35D9B" w:rsidP="00B35D9B">
            <w:pPr>
              <w:pStyle w:val="TableText"/>
            </w:pPr>
            <w:r>
              <w:t>Extend orchestration to support multi-agent collaboration patterns (planner/worker, supervisor patterns), standardized handoffs, routing, and robust error recovery. Define reusable multi-agent templates that can be applied across domains and workflows.</w:t>
            </w:r>
          </w:p>
        </w:tc>
      </w:tr>
      <w:tr w:rsidR="00B35D9B" w:rsidRPr="00435583" w14:paraId="7C814D98" w14:textId="77777777">
        <w:trPr>
          <w:cnfStyle w:val="000000100000" w:firstRow="0" w:lastRow="0" w:firstColumn="0" w:lastColumn="0" w:oddVBand="0" w:evenVBand="0" w:oddHBand="1" w:evenHBand="0" w:firstRowFirstColumn="0" w:firstRowLastColumn="0" w:lastRowFirstColumn="0" w:lastRowLastColumn="0"/>
        </w:trPr>
        <w:tc>
          <w:tcPr>
            <w:tcW w:w="900" w:type="dxa"/>
            <w:vAlign w:val="center"/>
          </w:tcPr>
          <w:p w14:paraId="742587B8" w14:textId="2E46752F" w:rsidR="00B35D9B" w:rsidRPr="00A7687C" w:rsidRDefault="00B35D9B" w:rsidP="00B35D9B">
            <w:pPr>
              <w:pStyle w:val="TableText"/>
            </w:pPr>
            <w:r>
              <w:t>CA</w:t>
            </w:r>
            <w:r>
              <w:noBreakHyphen/>
              <w:t>2</w:t>
            </w:r>
          </w:p>
        </w:tc>
        <w:tc>
          <w:tcPr>
            <w:tcW w:w="3330" w:type="dxa"/>
            <w:vAlign w:val="center"/>
          </w:tcPr>
          <w:p w14:paraId="5ED48F5C" w14:textId="0A844D38" w:rsidR="00B35D9B" w:rsidRPr="00665337" w:rsidRDefault="00B35D9B" w:rsidP="00B35D9B">
            <w:pPr>
              <w:pStyle w:val="TableText"/>
              <w:rPr>
                <w:i/>
                <w:iCs/>
              </w:rPr>
            </w:pPr>
            <w:r>
              <w:t>Model routing and optimization (multi-model ready)</w:t>
            </w:r>
          </w:p>
        </w:tc>
        <w:tc>
          <w:tcPr>
            <w:tcW w:w="5130" w:type="dxa"/>
            <w:vAlign w:val="center"/>
          </w:tcPr>
          <w:p w14:paraId="1B8C9D75" w14:textId="02F216CF" w:rsidR="00B35D9B" w:rsidRPr="00DC3886" w:rsidRDefault="00B35D9B" w:rsidP="00B35D9B">
            <w:pPr>
              <w:pStyle w:val="TableText"/>
            </w:pPr>
            <w:r>
              <w:t>Operationalize multi-model support: routing rules, fallback logic, tuning for latency/cost/quality, and governance controls. Ensure workflows can use approved models (OpenAI GPT family including GPT</w:t>
            </w:r>
            <w:r>
              <w:noBreakHyphen/>
              <w:t>5 where available, Claude, and other approved models) based on policy and workload needs.</w:t>
            </w:r>
            <w:r w:rsidR="00B47D40">
              <w:t xml:space="preserve"> </w:t>
            </w:r>
            <w:r w:rsidR="00B47D40" w:rsidRPr="00B47D40">
              <w:t>Use Model Router for intelligent model selection, failover, and cost optimization.</w:t>
            </w:r>
          </w:p>
        </w:tc>
      </w:tr>
      <w:tr w:rsidR="00B35D9B" w:rsidRPr="00435583" w14:paraId="5605C5F1" w14:textId="77777777">
        <w:trPr>
          <w:cnfStyle w:val="000000010000" w:firstRow="0" w:lastRow="0" w:firstColumn="0" w:lastColumn="0" w:oddVBand="0" w:evenVBand="0" w:oddHBand="0" w:evenHBand="1" w:firstRowFirstColumn="0" w:firstRowLastColumn="0" w:lastRowFirstColumn="0" w:lastRowLastColumn="0"/>
        </w:trPr>
        <w:tc>
          <w:tcPr>
            <w:tcW w:w="900" w:type="dxa"/>
            <w:vAlign w:val="center"/>
          </w:tcPr>
          <w:p w14:paraId="078AB3FD" w14:textId="3CD93809" w:rsidR="00B35D9B" w:rsidRPr="00A7687C" w:rsidRDefault="00B35D9B" w:rsidP="00B35D9B">
            <w:pPr>
              <w:pStyle w:val="TableText"/>
            </w:pPr>
            <w:r>
              <w:t>CA</w:t>
            </w:r>
            <w:r>
              <w:noBreakHyphen/>
              <w:t>3</w:t>
            </w:r>
          </w:p>
        </w:tc>
        <w:tc>
          <w:tcPr>
            <w:tcW w:w="3330" w:type="dxa"/>
            <w:vAlign w:val="center"/>
          </w:tcPr>
          <w:p w14:paraId="6F279672" w14:textId="7693EFA5" w:rsidR="00B35D9B" w:rsidRPr="00665337" w:rsidRDefault="00B35D9B" w:rsidP="00B35D9B">
            <w:pPr>
              <w:pStyle w:val="TableText"/>
              <w:rPr>
                <w:i/>
                <w:iCs/>
              </w:rPr>
            </w:pPr>
            <w:r>
              <w:t>Expanded tool/action library (“get work done” at scale)</w:t>
            </w:r>
          </w:p>
        </w:tc>
        <w:tc>
          <w:tcPr>
            <w:tcW w:w="5130" w:type="dxa"/>
            <w:vAlign w:val="center"/>
          </w:tcPr>
          <w:p w14:paraId="5CC393B1" w14:textId="31D4AF05" w:rsidR="00B35D9B" w:rsidRPr="00DC3886" w:rsidRDefault="00B35D9B" w:rsidP="00B35D9B">
            <w:pPr>
              <w:pStyle w:val="TableText"/>
            </w:pPr>
            <w:r>
              <w:t>Expand the tool/action library for prioritized workflows. Standardize tool contracts, permissions, throttling, circuit breakers, auditing, and safe action patterns (pre-checks, confirmations, and reversible operations where feasible).</w:t>
            </w:r>
          </w:p>
        </w:tc>
      </w:tr>
      <w:tr w:rsidR="00B35D9B" w:rsidRPr="00435583" w14:paraId="1A9DE930" w14:textId="77777777">
        <w:trPr>
          <w:cnfStyle w:val="000000100000" w:firstRow="0" w:lastRow="0" w:firstColumn="0" w:lastColumn="0" w:oddVBand="0" w:evenVBand="0" w:oddHBand="1" w:evenHBand="0" w:firstRowFirstColumn="0" w:firstRowLastColumn="0" w:lastRowFirstColumn="0" w:lastRowLastColumn="0"/>
        </w:trPr>
        <w:tc>
          <w:tcPr>
            <w:tcW w:w="900" w:type="dxa"/>
            <w:vAlign w:val="center"/>
          </w:tcPr>
          <w:p w14:paraId="368783D2" w14:textId="28CF2849" w:rsidR="00B35D9B" w:rsidRPr="00A7687C" w:rsidRDefault="00B35D9B" w:rsidP="00B35D9B">
            <w:pPr>
              <w:pStyle w:val="TableText"/>
            </w:pPr>
            <w:r>
              <w:t>CA</w:t>
            </w:r>
            <w:r>
              <w:noBreakHyphen/>
              <w:t>4</w:t>
            </w:r>
          </w:p>
        </w:tc>
        <w:tc>
          <w:tcPr>
            <w:tcW w:w="3330" w:type="dxa"/>
            <w:vAlign w:val="center"/>
          </w:tcPr>
          <w:p w14:paraId="07D8DDE5" w14:textId="49B37597" w:rsidR="00B35D9B" w:rsidRPr="00665337" w:rsidRDefault="00B35D9B" w:rsidP="00B35D9B">
            <w:pPr>
              <w:pStyle w:val="TableText"/>
              <w:rPr>
                <w:i/>
                <w:iCs/>
              </w:rPr>
            </w:pPr>
            <w:r>
              <w:t>Marketplace foundation (agents + tools)</w:t>
            </w:r>
          </w:p>
        </w:tc>
        <w:tc>
          <w:tcPr>
            <w:tcW w:w="5130" w:type="dxa"/>
            <w:vAlign w:val="center"/>
          </w:tcPr>
          <w:p w14:paraId="25C53C10" w14:textId="62FE3B5C" w:rsidR="00B35D9B" w:rsidRPr="00DC3886" w:rsidRDefault="00B35D9B" w:rsidP="00B35D9B">
            <w:pPr>
              <w:pStyle w:val="TableText"/>
            </w:pPr>
            <w:r>
              <w:t>Implement marketplace foundations: agent/tool discovery, registry patterns, identity metadata, publishing workflow, versioning, and deprecation conventions. Ensure assets are governed and reusable (curated entries, required documentation, approval flow, and operational visibility).</w:t>
            </w:r>
          </w:p>
        </w:tc>
      </w:tr>
      <w:tr w:rsidR="00B35D9B" w:rsidRPr="00435583" w14:paraId="7969054C" w14:textId="77777777">
        <w:trPr>
          <w:cnfStyle w:val="000000010000" w:firstRow="0" w:lastRow="0" w:firstColumn="0" w:lastColumn="0" w:oddVBand="0" w:evenVBand="0" w:oddHBand="0" w:evenHBand="1" w:firstRowFirstColumn="0" w:firstRowLastColumn="0" w:lastRowFirstColumn="0" w:lastRowLastColumn="0"/>
        </w:trPr>
        <w:tc>
          <w:tcPr>
            <w:tcW w:w="900" w:type="dxa"/>
            <w:vAlign w:val="center"/>
          </w:tcPr>
          <w:p w14:paraId="370792D5" w14:textId="5874C243" w:rsidR="00B35D9B" w:rsidRPr="00A7687C" w:rsidRDefault="00B35D9B" w:rsidP="00B35D9B">
            <w:pPr>
              <w:pStyle w:val="TableText"/>
            </w:pPr>
            <w:r>
              <w:t>CA</w:t>
            </w:r>
            <w:r>
              <w:noBreakHyphen/>
              <w:t>5</w:t>
            </w:r>
          </w:p>
        </w:tc>
        <w:tc>
          <w:tcPr>
            <w:tcW w:w="3330" w:type="dxa"/>
            <w:vAlign w:val="center"/>
          </w:tcPr>
          <w:p w14:paraId="3898B84A" w14:textId="3C6804CA" w:rsidR="00B35D9B" w:rsidRPr="00665337" w:rsidRDefault="00B35D9B" w:rsidP="00B35D9B">
            <w:pPr>
              <w:pStyle w:val="TableText"/>
              <w:rPr>
                <w:i/>
                <w:iCs/>
              </w:rPr>
            </w:pPr>
            <w:r>
              <w:t>Standardized onboarding via MCP/MP2 through AI Gateway</w:t>
            </w:r>
          </w:p>
        </w:tc>
        <w:tc>
          <w:tcPr>
            <w:tcW w:w="5130" w:type="dxa"/>
            <w:vAlign w:val="center"/>
          </w:tcPr>
          <w:p w14:paraId="55E2D097" w14:textId="52CA741C" w:rsidR="00B35D9B" w:rsidRPr="00DC3886" w:rsidRDefault="00B35D9B" w:rsidP="00B35D9B">
            <w:pPr>
              <w:pStyle w:val="TableText"/>
            </w:pPr>
            <w:r>
              <w:t xml:space="preserve">Implement standardized onboarding for tools and external agent platforms using MCP/MP2 mediated through an AI Gateway. Include authentication/authorization enforcement, logging/audit, rate limits, policy gates, and consistent integration patterns for Microsoft and third-party </w:t>
            </w:r>
            <w:r>
              <w:lastRenderedPageBreak/>
              <w:t>assets.</w:t>
            </w:r>
            <w:r w:rsidR="004F09A5">
              <w:t xml:space="preserve"> Same for</w:t>
            </w:r>
            <w:r w:rsidR="004F09A5" w:rsidRPr="004F09A5">
              <w:t xml:space="preserve"> A2A protocol for agent-to-agent communication</w:t>
            </w:r>
            <w:r w:rsidR="004F09A5">
              <w:t xml:space="preserve"> via AI Gateway</w:t>
            </w:r>
          </w:p>
        </w:tc>
      </w:tr>
      <w:tr w:rsidR="00B35D9B" w:rsidRPr="00435583" w14:paraId="60F3E93B" w14:textId="77777777">
        <w:trPr>
          <w:cnfStyle w:val="000000100000" w:firstRow="0" w:lastRow="0" w:firstColumn="0" w:lastColumn="0" w:oddVBand="0" w:evenVBand="0" w:oddHBand="1" w:evenHBand="0" w:firstRowFirstColumn="0" w:firstRowLastColumn="0" w:lastRowFirstColumn="0" w:lastRowLastColumn="0"/>
        </w:trPr>
        <w:tc>
          <w:tcPr>
            <w:tcW w:w="900" w:type="dxa"/>
            <w:vAlign w:val="center"/>
          </w:tcPr>
          <w:p w14:paraId="4CFD29A6" w14:textId="6F75D08A" w:rsidR="00B35D9B" w:rsidRPr="00A7687C" w:rsidRDefault="00B35D9B" w:rsidP="00B35D9B">
            <w:pPr>
              <w:pStyle w:val="TableText"/>
            </w:pPr>
            <w:r>
              <w:lastRenderedPageBreak/>
              <w:t>CA</w:t>
            </w:r>
            <w:r>
              <w:noBreakHyphen/>
              <w:t>6</w:t>
            </w:r>
          </w:p>
        </w:tc>
        <w:tc>
          <w:tcPr>
            <w:tcW w:w="3330" w:type="dxa"/>
            <w:vAlign w:val="center"/>
          </w:tcPr>
          <w:p w14:paraId="273394A8" w14:textId="23AA8175" w:rsidR="00B35D9B" w:rsidRPr="00665337" w:rsidRDefault="00B35D9B" w:rsidP="00B35D9B">
            <w:pPr>
              <w:pStyle w:val="TableText"/>
              <w:rPr>
                <w:i/>
                <w:iCs/>
              </w:rPr>
            </w:pPr>
            <w:r>
              <w:t>Interoperability &amp; extensibility patterns</w:t>
            </w:r>
          </w:p>
        </w:tc>
        <w:tc>
          <w:tcPr>
            <w:tcW w:w="5130" w:type="dxa"/>
            <w:vAlign w:val="center"/>
          </w:tcPr>
          <w:p w14:paraId="00DAB239" w14:textId="16286309" w:rsidR="00B35D9B" w:rsidRPr="00DC3886" w:rsidRDefault="00B35D9B" w:rsidP="00B35D9B">
            <w:pPr>
              <w:pStyle w:val="TableText"/>
            </w:pPr>
            <w:r>
              <w:t>Establish extensibility hooks so new tools, agents, and modules can be added without re-architecting. Define patterns for interoperability across agent platforms, tool ecosystems, and workflow modules while preserving governance controls and auditability.</w:t>
            </w:r>
          </w:p>
        </w:tc>
      </w:tr>
      <w:tr w:rsidR="00B35D9B" w:rsidRPr="00435583" w14:paraId="3420D682" w14:textId="77777777">
        <w:trPr>
          <w:cnfStyle w:val="000000010000" w:firstRow="0" w:lastRow="0" w:firstColumn="0" w:lastColumn="0" w:oddVBand="0" w:evenVBand="0" w:oddHBand="0" w:evenHBand="1" w:firstRowFirstColumn="0" w:firstRowLastColumn="0" w:lastRowFirstColumn="0" w:lastRowLastColumn="0"/>
        </w:trPr>
        <w:tc>
          <w:tcPr>
            <w:tcW w:w="900" w:type="dxa"/>
            <w:vAlign w:val="center"/>
          </w:tcPr>
          <w:p w14:paraId="084762F1" w14:textId="1A2E98AC" w:rsidR="00B35D9B" w:rsidRPr="00A7687C" w:rsidRDefault="00B35D9B" w:rsidP="00B35D9B">
            <w:pPr>
              <w:pStyle w:val="TableText"/>
            </w:pPr>
            <w:r>
              <w:t>CA</w:t>
            </w:r>
            <w:r>
              <w:noBreakHyphen/>
              <w:t>7</w:t>
            </w:r>
          </w:p>
        </w:tc>
        <w:tc>
          <w:tcPr>
            <w:tcW w:w="3330" w:type="dxa"/>
            <w:vAlign w:val="center"/>
          </w:tcPr>
          <w:p w14:paraId="35AB62B6" w14:textId="0C1CCE77" w:rsidR="00B35D9B" w:rsidRPr="00665337" w:rsidRDefault="00B35D9B" w:rsidP="00B35D9B">
            <w:pPr>
              <w:pStyle w:val="TableText"/>
              <w:rPr>
                <w:i/>
                <w:iCs/>
              </w:rPr>
            </w:pPr>
            <w:r>
              <w:t>Evaluation and monitoring expansion (quality + safety + drift)</w:t>
            </w:r>
          </w:p>
        </w:tc>
        <w:tc>
          <w:tcPr>
            <w:tcW w:w="5130" w:type="dxa"/>
            <w:vAlign w:val="center"/>
          </w:tcPr>
          <w:p w14:paraId="0AF6AB93" w14:textId="7476CAB1" w:rsidR="00B35D9B" w:rsidRPr="00DC3886" w:rsidRDefault="00B35D9B" w:rsidP="00B35D9B">
            <w:pPr>
              <w:pStyle w:val="TableText"/>
            </w:pPr>
            <w:r>
              <w:t>Expand evaluation coverage and operational monitoring: broader scenario suites, drift/quality regression detection intent, usage-based telemetry, and stronger feedback loops. Define how monitoring signals trigger backlog items and governance actions (e.g., rollback, tuning, policy updates).</w:t>
            </w:r>
          </w:p>
        </w:tc>
      </w:tr>
      <w:tr w:rsidR="00B35D9B" w:rsidRPr="00435583" w14:paraId="14852769" w14:textId="77777777">
        <w:trPr>
          <w:cnfStyle w:val="000000100000" w:firstRow="0" w:lastRow="0" w:firstColumn="0" w:lastColumn="0" w:oddVBand="0" w:evenVBand="0" w:oddHBand="1" w:evenHBand="0" w:firstRowFirstColumn="0" w:firstRowLastColumn="0" w:lastRowFirstColumn="0" w:lastRowLastColumn="0"/>
        </w:trPr>
        <w:tc>
          <w:tcPr>
            <w:tcW w:w="900" w:type="dxa"/>
            <w:vAlign w:val="center"/>
          </w:tcPr>
          <w:p w14:paraId="415367AF" w14:textId="30BDCEED" w:rsidR="00B35D9B" w:rsidRPr="00A7687C" w:rsidRDefault="00B35D9B" w:rsidP="00B35D9B">
            <w:pPr>
              <w:pStyle w:val="TableText"/>
            </w:pPr>
            <w:r>
              <w:t>CA</w:t>
            </w:r>
            <w:r>
              <w:noBreakHyphen/>
              <w:t>8</w:t>
            </w:r>
          </w:p>
        </w:tc>
        <w:tc>
          <w:tcPr>
            <w:tcW w:w="3330" w:type="dxa"/>
            <w:vAlign w:val="center"/>
          </w:tcPr>
          <w:p w14:paraId="37BD73ED" w14:textId="3DB69D83" w:rsidR="00B35D9B" w:rsidRPr="00665337" w:rsidRDefault="00B35D9B" w:rsidP="00B35D9B">
            <w:pPr>
              <w:pStyle w:val="TableText"/>
              <w:rPr>
                <w:i/>
                <w:iCs/>
              </w:rPr>
            </w:pPr>
            <w:r>
              <w:t>Security hardening and threat modeling wave</w:t>
            </w:r>
          </w:p>
        </w:tc>
        <w:tc>
          <w:tcPr>
            <w:tcW w:w="5130" w:type="dxa"/>
            <w:vAlign w:val="center"/>
          </w:tcPr>
          <w:p w14:paraId="7A150C48" w14:textId="30F20795" w:rsidR="00B35D9B" w:rsidRPr="00DC3886" w:rsidRDefault="00B35D9B" w:rsidP="00B35D9B">
            <w:pPr>
              <w:pStyle w:val="TableText"/>
            </w:pPr>
            <w:r>
              <w:t>Expand threat modeling, prompt injection defenses, secrets management posture, egress controls, data leakage prevention, and operational security readiness. Align security improvements with marketplace expansion and broader tool connectivity.</w:t>
            </w:r>
          </w:p>
        </w:tc>
      </w:tr>
      <w:tr w:rsidR="00B35D9B" w:rsidRPr="00435583" w14:paraId="6D0FBB2C" w14:textId="77777777">
        <w:trPr>
          <w:cnfStyle w:val="000000010000" w:firstRow="0" w:lastRow="0" w:firstColumn="0" w:lastColumn="0" w:oddVBand="0" w:evenVBand="0" w:oddHBand="0" w:evenHBand="1" w:firstRowFirstColumn="0" w:firstRowLastColumn="0" w:lastRowFirstColumn="0" w:lastRowLastColumn="0"/>
        </w:trPr>
        <w:tc>
          <w:tcPr>
            <w:tcW w:w="900" w:type="dxa"/>
            <w:vAlign w:val="center"/>
          </w:tcPr>
          <w:p w14:paraId="5345A75B" w14:textId="0572586D" w:rsidR="00B35D9B" w:rsidRPr="00A7687C" w:rsidRDefault="00B35D9B" w:rsidP="00B35D9B">
            <w:pPr>
              <w:pStyle w:val="TableText"/>
            </w:pPr>
            <w:r>
              <w:t>CA</w:t>
            </w:r>
            <w:r>
              <w:noBreakHyphen/>
              <w:t>9</w:t>
            </w:r>
          </w:p>
        </w:tc>
        <w:tc>
          <w:tcPr>
            <w:tcW w:w="3330" w:type="dxa"/>
            <w:vAlign w:val="center"/>
          </w:tcPr>
          <w:p w14:paraId="32324173" w14:textId="1CDC5126" w:rsidR="00B35D9B" w:rsidRPr="00665337" w:rsidRDefault="00B35D9B" w:rsidP="00B35D9B">
            <w:pPr>
              <w:pStyle w:val="TableText"/>
              <w:rPr>
                <w:i/>
                <w:iCs/>
              </w:rPr>
            </w:pPr>
            <w:r>
              <w:t>Higher fidelity UX and trust patterns</w:t>
            </w:r>
          </w:p>
        </w:tc>
        <w:tc>
          <w:tcPr>
            <w:tcW w:w="5130" w:type="dxa"/>
            <w:vAlign w:val="center"/>
          </w:tcPr>
          <w:p w14:paraId="4D05A820" w14:textId="6B30E9F7" w:rsidR="00B35D9B" w:rsidRPr="00DC3886" w:rsidRDefault="00B35D9B" w:rsidP="00B35D9B">
            <w:pPr>
              <w:pStyle w:val="TableText"/>
            </w:pPr>
            <w:r>
              <w:t>Improve UX patterns that drive adoption and trust: clearer explanations, action preview/confirmation, error/fallback states, accessibility considerations, and consistent “in the flow” experience across workflows so users don’t revert to manual processes.</w:t>
            </w:r>
          </w:p>
        </w:tc>
      </w:tr>
      <w:tr w:rsidR="00875907" w:rsidRPr="00435583" w14:paraId="368C2C45" w14:textId="77777777">
        <w:trPr>
          <w:cnfStyle w:val="000000100000" w:firstRow="0" w:lastRow="0" w:firstColumn="0" w:lastColumn="0" w:oddVBand="0" w:evenVBand="0" w:oddHBand="1" w:evenHBand="0" w:firstRowFirstColumn="0" w:firstRowLastColumn="0" w:lastRowFirstColumn="0" w:lastRowLastColumn="0"/>
        </w:trPr>
        <w:tc>
          <w:tcPr>
            <w:tcW w:w="9360" w:type="dxa"/>
            <w:gridSpan w:val="3"/>
          </w:tcPr>
          <w:p w14:paraId="45BFB2B8" w14:textId="77777777" w:rsidR="00203B54" w:rsidRPr="00203B54" w:rsidRDefault="00203B54" w:rsidP="00203B54">
            <w:pPr>
              <w:pStyle w:val="TableText"/>
              <w:rPr>
                <w:b/>
                <w:bCs/>
              </w:rPr>
            </w:pPr>
            <w:r w:rsidRPr="00203B54">
              <w:rPr>
                <w:b/>
                <w:bCs/>
              </w:rPr>
              <w:t>4) Productionize &amp; Govern (Optional — include only if production is in scope)</w:t>
            </w:r>
          </w:p>
          <w:p w14:paraId="1FA5CBE7" w14:textId="7DB84FD2" w:rsidR="00875907" w:rsidRPr="00DC3886" w:rsidRDefault="00203B54" w:rsidP="00665337">
            <w:pPr>
              <w:pStyle w:val="TableText"/>
            </w:pPr>
            <w:r w:rsidRPr="00203B54">
              <w:rPr>
                <w:b/>
                <w:bCs/>
              </w:rPr>
              <w:t>One</w:t>
            </w:r>
            <w:r w:rsidRPr="00203B54">
              <w:rPr>
                <w:b/>
                <w:bCs/>
              </w:rPr>
              <w:noBreakHyphen/>
              <w:t>liner:</w:t>
            </w:r>
            <w:r w:rsidRPr="00203B54">
              <w:t xml:space="preserve"> Harden the solution for enterprise rollout with operational readiness, governance, and lifecycle management.</w:t>
            </w:r>
            <w:r w:rsidRPr="00203B54">
              <w:br/>
            </w:r>
            <w:r w:rsidRPr="00203B54">
              <w:rPr>
                <w:b/>
                <w:bCs/>
              </w:rPr>
              <w:t>Goal:</w:t>
            </w:r>
            <w:r w:rsidRPr="00203B54">
              <w:t xml:space="preserve"> Ensure reliable, secure, manageable operations at scale with repeatable onboarding for future use cases.</w:t>
            </w:r>
          </w:p>
        </w:tc>
      </w:tr>
      <w:tr w:rsidR="00DE2434" w:rsidRPr="00435583" w14:paraId="5C1F496B" w14:textId="77777777">
        <w:trPr>
          <w:cnfStyle w:val="000000010000" w:firstRow="0" w:lastRow="0" w:firstColumn="0" w:lastColumn="0" w:oddVBand="0" w:evenVBand="0" w:oddHBand="0" w:evenHBand="1" w:firstRowFirstColumn="0" w:firstRowLastColumn="0" w:lastRowFirstColumn="0" w:lastRowLastColumn="0"/>
        </w:trPr>
        <w:tc>
          <w:tcPr>
            <w:tcW w:w="900" w:type="dxa"/>
            <w:vAlign w:val="center"/>
          </w:tcPr>
          <w:p w14:paraId="3A8B1441" w14:textId="3B164D87" w:rsidR="00DE2434" w:rsidRPr="00A7687C" w:rsidRDefault="00DE2434" w:rsidP="00DE2434">
            <w:pPr>
              <w:pStyle w:val="TableText"/>
            </w:pPr>
            <w:r>
              <w:t>PG</w:t>
            </w:r>
            <w:r>
              <w:noBreakHyphen/>
              <w:t>1</w:t>
            </w:r>
          </w:p>
        </w:tc>
        <w:tc>
          <w:tcPr>
            <w:tcW w:w="3330" w:type="dxa"/>
            <w:vAlign w:val="center"/>
          </w:tcPr>
          <w:p w14:paraId="0494DC81" w14:textId="2AEE66A6" w:rsidR="00DE2434" w:rsidRPr="00665337" w:rsidRDefault="00DE2434" w:rsidP="00DE2434">
            <w:pPr>
              <w:pStyle w:val="TableText"/>
              <w:rPr>
                <w:i/>
                <w:iCs/>
              </w:rPr>
            </w:pPr>
            <w:r>
              <w:t>Production readiness and operating model</w:t>
            </w:r>
          </w:p>
        </w:tc>
        <w:tc>
          <w:tcPr>
            <w:tcW w:w="5130" w:type="dxa"/>
            <w:vAlign w:val="center"/>
          </w:tcPr>
          <w:p w14:paraId="5DDC0100" w14:textId="60BCB22C" w:rsidR="00DE2434" w:rsidRPr="00DC3886" w:rsidRDefault="00DE2434" w:rsidP="00DE2434">
            <w:pPr>
              <w:pStyle w:val="TableText"/>
            </w:pPr>
            <w:r>
              <w:t>Define production readiness criteria, support model, escalation paths, incident response alignment, and operational ownership. Establish operational runbooks and release governance so production rollout is repeatable and auditable.</w:t>
            </w:r>
          </w:p>
        </w:tc>
      </w:tr>
      <w:tr w:rsidR="00DE2434" w:rsidRPr="00435583" w14:paraId="3F1138BD" w14:textId="77777777">
        <w:trPr>
          <w:cnfStyle w:val="000000100000" w:firstRow="0" w:lastRow="0" w:firstColumn="0" w:lastColumn="0" w:oddVBand="0" w:evenVBand="0" w:oddHBand="1" w:evenHBand="0" w:firstRowFirstColumn="0" w:firstRowLastColumn="0" w:lastRowFirstColumn="0" w:lastRowLastColumn="0"/>
        </w:trPr>
        <w:tc>
          <w:tcPr>
            <w:tcW w:w="900" w:type="dxa"/>
            <w:vAlign w:val="center"/>
          </w:tcPr>
          <w:p w14:paraId="375087B5" w14:textId="6A6567D7" w:rsidR="00DE2434" w:rsidRPr="00A7687C" w:rsidRDefault="00DE2434" w:rsidP="00DE2434">
            <w:pPr>
              <w:pStyle w:val="TableText"/>
            </w:pPr>
            <w:r>
              <w:t>PG</w:t>
            </w:r>
            <w:r>
              <w:noBreakHyphen/>
              <w:t>2</w:t>
            </w:r>
          </w:p>
        </w:tc>
        <w:tc>
          <w:tcPr>
            <w:tcW w:w="3330" w:type="dxa"/>
            <w:vAlign w:val="center"/>
          </w:tcPr>
          <w:p w14:paraId="2772EB92" w14:textId="6FF205B5" w:rsidR="00DE2434" w:rsidRPr="00665337" w:rsidRDefault="00DE2434" w:rsidP="00DE2434">
            <w:pPr>
              <w:pStyle w:val="TableText"/>
              <w:rPr>
                <w:i/>
                <w:iCs/>
              </w:rPr>
            </w:pPr>
            <w:r>
              <w:t>IaC / CI</w:t>
            </w:r>
            <w:r>
              <w:noBreakHyphen/>
              <w:t>CD hardening and environment promotion</w:t>
            </w:r>
          </w:p>
        </w:tc>
        <w:tc>
          <w:tcPr>
            <w:tcW w:w="5130" w:type="dxa"/>
            <w:vAlign w:val="center"/>
          </w:tcPr>
          <w:p w14:paraId="7EC3F815" w14:textId="36C8CA35" w:rsidR="00DE2434" w:rsidRPr="00DC3886" w:rsidRDefault="00DE2434" w:rsidP="00DE2434">
            <w:pPr>
              <w:pStyle w:val="TableText"/>
            </w:pPr>
            <w:r>
              <w:t>Harden delivery pipelines and environment promotion approach (dev/test/stage/prod where applicable). Define release gates, approvals, rollback strategy, and change controls required for enterprise rollout.</w:t>
            </w:r>
          </w:p>
        </w:tc>
      </w:tr>
      <w:tr w:rsidR="00DE2434" w:rsidRPr="00435583" w14:paraId="6AFB97B3" w14:textId="77777777">
        <w:trPr>
          <w:cnfStyle w:val="000000010000" w:firstRow="0" w:lastRow="0" w:firstColumn="0" w:lastColumn="0" w:oddVBand="0" w:evenVBand="0" w:oddHBand="0" w:evenHBand="1" w:firstRowFirstColumn="0" w:firstRowLastColumn="0" w:lastRowFirstColumn="0" w:lastRowLastColumn="0"/>
        </w:trPr>
        <w:tc>
          <w:tcPr>
            <w:tcW w:w="900" w:type="dxa"/>
            <w:vAlign w:val="center"/>
          </w:tcPr>
          <w:p w14:paraId="12BA6EEC" w14:textId="7F495AB9" w:rsidR="00DE2434" w:rsidRPr="00A7687C" w:rsidRDefault="00DE2434" w:rsidP="00DE2434">
            <w:pPr>
              <w:pStyle w:val="TableText"/>
            </w:pPr>
            <w:r>
              <w:lastRenderedPageBreak/>
              <w:t>PG</w:t>
            </w:r>
            <w:r>
              <w:noBreakHyphen/>
              <w:t>3</w:t>
            </w:r>
          </w:p>
        </w:tc>
        <w:tc>
          <w:tcPr>
            <w:tcW w:w="3330" w:type="dxa"/>
            <w:vAlign w:val="center"/>
          </w:tcPr>
          <w:p w14:paraId="153E196C" w14:textId="4133DAA8" w:rsidR="00DE2434" w:rsidRPr="00665337" w:rsidRDefault="00DE2434" w:rsidP="00DE2434">
            <w:pPr>
              <w:pStyle w:val="TableText"/>
              <w:rPr>
                <w:i/>
                <w:iCs/>
              </w:rPr>
            </w:pPr>
            <w:r>
              <w:t>Observability, SLO signals, and cost management</w:t>
            </w:r>
          </w:p>
        </w:tc>
        <w:tc>
          <w:tcPr>
            <w:tcW w:w="5130" w:type="dxa"/>
            <w:vAlign w:val="center"/>
          </w:tcPr>
          <w:p w14:paraId="0A61F4DE" w14:textId="3990D6F5" w:rsidR="00DE2434" w:rsidRPr="00DC3886" w:rsidRDefault="00DE2434" w:rsidP="00DE2434">
            <w:pPr>
              <w:pStyle w:val="TableText"/>
            </w:pPr>
            <w:r>
              <w:t>Implement production-grade telemetry dashboards, health indicators/SLO signals where applicable, policy compliance monitoring, and cost management practices. Define how governance teams use these signals to manage reliability, performance, adoption, and spend over time.</w:t>
            </w:r>
          </w:p>
        </w:tc>
      </w:tr>
      <w:tr w:rsidR="00DE2434" w:rsidRPr="00435583" w14:paraId="2EC46BF2" w14:textId="77777777">
        <w:trPr>
          <w:cnfStyle w:val="000000100000" w:firstRow="0" w:lastRow="0" w:firstColumn="0" w:lastColumn="0" w:oddVBand="0" w:evenVBand="0" w:oddHBand="1" w:evenHBand="0" w:firstRowFirstColumn="0" w:firstRowLastColumn="0" w:lastRowFirstColumn="0" w:lastRowLastColumn="0"/>
        </w:trPr>
        <w:tc>
          <w:tcPr>
            <w:tcW w:w="900" w:type="dxa"/>
            <w:vAlign w:val="center"/>
          </w:tcPr>
          <w:p w14:paraId="50F7B0ED" w14:textId="1F256A18" w:rsidR="00DE2434" w:rsidRPr="00A7687C" w:rsidRDefault="00DE2434" w:rsidP="00DE2434">
            <w:pPr>
              <w:pStyle w:val="TableText"/>
            </w:pPr>
            <w:r>
              <w:t>PG</w:t>
            </w:r>
            <w:r>
              <w:noBreakHyphen/>
              <w:t>4</w:t>
            </w:r>
          </w:p>
        </w:tc>
        <w:tc>
          <w:tcPr>
            <w:tcW w:w="3330" w:type="dxa"/>
            <w:vAlign w:val="center"/>
          </w:tcPr>
          <w:p w14:paraId="494B5A86" w14:textId="09CF6D74" w:rsidR="00DE2434" w:rsidRPr="00665337" w:rsidRDefault="00DE2434" w:rsidP="00DE2434">
            <w:pPr>
              <w:pStyle w:val="TableText"/>
              <w:rPr>
                <w:i/>
                <w:iCs/>
              </w:rPr>
            </w:pPr>
            <w:r>
              <w:t>Agent lifecycle management</w:t>
            </w:r>
          </w:p>
        </w:tc>
        <w:tc>
          <w:tcPr>
            <w:tcW w:w="5130" w:type="dxa"/>
            <w:vAlign w:val="center"/>
          </w:tcPr>
          <w:p w14:paraId="6ADCAC21" w14:textId="176BAABA" w:rsidR="00DE2434" w:rsidRPr="00DC3886" w:rsidRDefault="00DE2434" w:rsidP="00DE2434">
            <w:pPr>
              <w:pStyle w:val="TableText"/>
            </w:pPr>
            <w:r>
              <w:t>Implement lifecycle processes for agents/tools: publishing, versioning, deprecation windows, rollback, retirement, and marketplace operating procedures. Ensure auditability and traceability across versions, approvals, and usage.</w:t>
            </w:r>
          </w:p>
        </w:tc>
      </w:tr>
      <w:tr w:rsidR="00DE2434" w:rsidRPr="00435583" w14:paraId="0A1B0ED7" w14:textId="77777777">
        <w:trPr>
          <w:cnfStyle w:val="000000010000" w:firstRow="0" w:lastRow="0" w:firstColumn="0" w:lastColumn="0" w:oddVBand="0" w:evenVBand="0" w:oddHBand="0" w:evenHBand="1" w:firstRowFirstColumn="0" w:firstRowLastColumn="0" w:lastRowFirstColumn="0" w:lastRowLastColumn="0"/>
        </w:trPr>
        <w:tc>
          <w:tcPr>
            <w:tcW w:w="900" w:type="dxa"/>
            <w:vAlign w:val="center"/>
          </w:tcPr>
          <w:p w14:paraId="406DE36D" w14:textId="36F2E4A6" w:rsidR="00DE2434" w:rsidRPr="00A7687C" w:rsidRDefault="00DE2434" w:rsidP="00DE2434">
            <w:pPr>
              <w:pStyle w:val="TableText"/>
            </w:pPr>
            <w:r>
              <w:t>PG</w:t>
            </w:r>
            <w:r>
              <w:noBreakHyphen/>
              <w:t>5</w:t>
            </w:r>
          </w:p>
        </w:tc>
        <w:tc>
          <w:tcPr>
            <w:tcW w:w="3330" w:type="dxa"/>
            <w:vAlign w:val="center"/>
          </w:tcPr>
          <w:p w14:paraId="52BAB57F" w14:textId="24D92E33" w:rsidR="00DE2434" w:rsidRPr="00665337" w:rsidRDefault="00DE2434" w:rsidP="00DE2434">
            <w:pPr>
              <w:pStyle w:val="TableText"/>
              <w:rPr>
                <w:i/>
                <w:iCs/>
              </w:rPr>
            </w:pPr>
            <w:r>
              <w:t>Responsible AI operationalization</w:t>
            </w:r>
          </w:p>
        </w:tc>
        <w:tc>
          <w:tcPr>
            <w:tcW w:w="5130" w:type="dxa"/>
            <w:vAlign w:val="center"/>
          </w:tcPr>
          <w:p w14:paraId="5FD1AE5D" w14:textId="1331D208" w:rsidR="00DE2434" w:rsidRPr="00DC3886" w:rsidRDefault="00DE2434" w:rsidP="00DE2434">
            <w:pPr>
              <w:pStyle w:val="TableText"/>
            </w:pPr>
            <w:r>
              <w:t>Operationalize Responsible AI practices with ongoing monitoring, periodic reviews, escalation thresholds, documentation, and continuous evaluation gates as new workflows and tools are onboarded.</w:t>
            </w:r>
          </w:p>
        </w:tc>
      </w:tr>
      <w:tr w:rsidR="00DE2434" w:rsidRPr="00435583" w14:paraId="219627BA" w14:textId="77777777">
        <w:trPr>
          <w:cnfStyle w:val="000000100000" w:firstRow="0" w:lastRow="0" w:firstColumn="0" w:lastColumn="0" w:oddVBand="0" w:evenVBand="0" w:oddHBand="1" w:evenHBand="0" w:firstRowFirstColumn="0" w:firstRowLastColumn="0" w:lastRowFirstColumn="0" w:lastRowLastColumn="0"/>
        </w:trPr>
        <w:tc>
          <w:tcPr>
            <w:tcW w:w="900" w:type="dxa"/>
            <w:vAlign w:val="center"/>
          </w:tcPr>
          <w:p w14:paraId="658DF3B1" w14:textId="0848A7B5" w:rsidR="00DE2434" w:rsidRPr="00A7687C" w:rsidRDefault="00DE2434" w:rsidP="00DE2434">
            <w:pPr>
              <w:pStyle w:val="TableText"/>
            </w:pPr>
            <w:r>
              <w:t>PG</w:t>
            </w:r>
            <w:r>
              <w:noBreakHyphen/>
              <w:t>6</w:t>
            </w:r>
          </w:p>
        </w:tc>
        <w:tc>
          <w:tcPr>
            <w:tcW w:w="3330" w:type="dxa"/>
            <w:vAlign w:val="center"/>
          </w:tcPr>
          <w:p w14:paraId="11CAB681" w14:textId="1F6EEC85" w:rsidR="00DE2434" w:rsidRPr="00665337" w:rsidRDefault="00DE2434" w:rsidP="00DE2434">
            <w:pPr>
              <w:pStyle w:val="TableText"/>
              <w:rPr>
                <w:i/>
                <w:iCs/>
              </w:rPr>
            </w:pPr>
            <w:r>
              <w:t>Scale strategy for additional use cases (“next waves”)</w:t>
            </w:r>
          </w:p>
        </w:tc>
        <w:tc>
          <w:tcPr>
            <w:tcW w:w="5130" w:type="dxa"/>
            <w:vAlign w:val="center"/>
          </w:tcPr>
          <w:p w14:paraId="28C8273D" w14:textId="79130ECE" w:rsidR="00DE2434" w:rsidRPr="00DC3886" w:rsidRDefault="00DE2434" w:rsidP="00DE2434">
            <w:pPr>
              <w:pStyle w:val="TableText"/>
            </w:pPr>
            <w:r>
              <w:t>Define the repeatable onboarding pattern for new workflows and domains: intake criteria, dependency checks, governance gates, sizing/priority framework, and reuse strategy so incremental use cases become faster, safer, and more predictable to deliver over time.</w:t>
            </w:r>
          </w:p>
        </w:tc>
      </w:tr>
      <w:bookmarkEnd w:id="96"/>
      <w:bookmarkEnd w:id="97"/>
    </w:tbl>
    <w:p w14:paraId="64DDD0E5" w14:textId="7C0079FA" w:rsidR="00FE5245" w:rsidRPr="005E76DB" w:rsidRDefault="00FE5245" w:rsidP="000F1D6A"/>
    <w:sectPr w:rsidR="00FE5245" w:rsidRPr="005E76DB" w:rsidSect="005F1FF4">
      <w:footerReference w:type="default" r:id="rId49"/>
      <w:pgSz w:w="12240" w:h="15840"/>
      <w:pgMar w:top="1440" w:right="1440" w:bottom="1440" w:left="1440" w:header="432" w:footer="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dreea Gabriela Gagea" w:date="2025-12-03T09:15:00Z" w:initials="AG">
    <w:p w14:paraId="1604726A" w14:textId="77777777" w:rsidR="00B451B5" w:rsidRDefault="00B451B5" w:rsidP="00B451B5">
      <w:pPr>
        <w:pStyle w:val="CommentText"/>
      </w:pPr>
      <w:r>
        <w:rPr>
          <w:rStyle w:val="CommentReference"/>
        </w:rPr>
        <w:annotationRef/>
      </w:r>
      <w:r>
        <w:rPr>
          <w:b/>
          <w:bCs/>
          <w:highlight w:val="yellow"/>
        </w:rPr>
        <w:t>IMPORTANT</w:t>
      </w:r>
      <w:r>
        <w:t>: please only open this doc in the Word Desktop App, not in the browser. The browser causes crashes and breaks</w:t>
      </w:r>
    </w:p>
  </w:comment>
  <w:comment w:id="1" w:author="Kirsten Leemans" w:date="2026-02-20T09:39:00Z" w:initials="KL">
    <w:p w14:paraId="2706B190" w14:textId="77777777" w:rsidR="00CE4104" w:rsidRDefault="00CE4104" w:rsidP="00CE4104">
      <w:pPr>
        <w:pStyle w:val="CommentText"/>
      </w:pPr>
      <w:r>
        <w:rPr>
          <w:rStyle w:val="CommentReference"/>
        </w:rPr>
        <w:annotationRef/>
      </w:r>
      <w:r>
        <w:t>I updated the fields (figure names)</w:t>
      </w:r>
    </w:p>
  </w:comment>
  <w:comment w:id="5" w:author="Kirsten Leemans" w:date="2026-02-20T09:41:00Z" w:initials="KL">
    <w:p w14:paraId="261C9E78" w14:textId="77777777" w:rsidR="008B183F" w:rsidRDefault="008B183F" w:rsidP="008B183F">
      <w:pPr>
        <w:pStyle w:val="CommentText"/>
      </w:pPr>
      <w:r>
        <w:rPr>
          <w:rStyle w:val="CommentReference"/>
        </w:rPr>
        <w:annotationRef/>
      </w:r>
      <w:r>
        <w:t>MCP and A2A arent defined in Section 2</w:t>
      </w:r>
    </w:p>
  </w:comment>
  <w:comment w:id="6" w:author="Saad Siddique" w:date="2026-03-24T15:16:00Z" w:initials="SS">
    <w:p w14:paraId="06819732" w14:textId="77777777" w:rsidR="00AC4893" w:rsidRDefault="00AC4893" w:rsidP="00AC4893">
      <w:pPr>
        <w:pStyle w:val="CommentText"/>
      </w:pPr>
      <w:r>
        <w:rPr>
          <w:rStyle w:val="CommentReference"/>
        </w:rPr>
        <w:annotationRef/>
      </w:r>
      <w:r>
        <w:t xml:space="preserve">I have added the description. </w:t>
      </w:r>
    </w:p>
  </w:comment>
  <w:comment w:id="9" w:author="Kathleen Wilson" w:date="2025-12-15T12:39:00Z" w:initials="KW">
    <w:p w14:paraId="2306B5FC" w14:textId="7441731D" w:rsidR="00C75817" w:rsidRDefault="00C75817" w:rsidP="00C75817">
      <w:pPr>
        <w:pStyle w:val="CommentText"/>
      </w:pPr>
      <w:r>
        <w:rPr>
          <w:rStyle w:val="CommentReference"/>
        </w:rPr>
        <w:annotationRef/>
      </w:r>
      <w:r>
        <w:rPr>
          <w:lang w:val="en-CA"/>
        </w:rPr>
        <w:t xml:space="preserve">Why are we using Engagement?  The standard template uses Project.  </w:t>
      </w:r>
      <w:r>
        <w:fldChar w:fldCharType="begin"/>
      </w:r>
      <w:r>
        <w:instrText>HYPERLINK "mailto:saadsiddique@microsoft.com"</w:instrText>
      </w:r>
      <w:bookmarkStart w:id="11" w:name="_@_CB620F63B6F044FD8D24E793812256F8Z"/>
      <w:r>
        <w:fldChar w:fldCharType="separate"/>
      </w:r>
      <w:bookmarkEnd w:id="11"/>
      <w:r w:rsidRPr="00C75817">
        <w:rPr>
          <w:rStyle w:val="Mention"/>
          <w:noProof/>
        </w:rPr>
        <w:t>@Saad Siddique</w:t>
      </w:r>
      <w:r>
        <w:fldChar w:fldCharType="end"/>
      </w:r>
      <w:r>
        <w:t xml:space="preserve">  are you okay with me changing this back</w:t>
      </w:r>
    </w:p>
  </w:comment>
  <w:comment w:id="10" w:author="Saad Siddique" w:date="2025-12-16T13:52:00Z" w:initials="SS">
    <w:p w14:paraId="22659905" w14:textId="4F448C51" w:rsidR="004A2734" w:rsidRDefault="004A2734">
      <w:pPr>
        <w:pStyle w:val="CommentText"/>
      </w:pPr>
      <w:r>
        <w:rPr>
          <w:rStyle w:val="CommentReference"/>
        </w:rPr>
        <w:annotationRef/>
      </w:r>
      <w:r w:rsidRPr="6A97DF1C">
        <w:t>Sounds good</w:t>
      </w:r>
    </w:p>
    <w:p w14:paraId="26B73AF2" w14:textId="3C77778D" w:rsidR="004A2734" w:rsidRDefault="004A2734">
      <w:pPr>
        <w:pStyle w:val="CommentText"/>
      </w:pPr>
    </w:p>
  </w:comment>
  <w:comment w:id="38" w:author="Kirsten Leemans" w:date="2026-02-20T09:42:00Z" w:initials="KL">
    <w:p w14:paraId="731BB672" w14:textId="77777777" w:rsidR="001C5C98" w:rsidRDefault="001C5C98" w:rsidP="001C5C98">
      <w:pPr>
        <w:pStyle w:val="CommentText"/>
      </w:pPr>
      <w:r>
        <w:rPr>
          <w:rStyle w:val="CommentReference"/>
        </w:rPr>
        <w:annotationRef/>
      </w:r>
      <w:r>
        <w:t>Is this guidance text that should be explained by the pursuit architect?</w:t>
      </w:r>
    </w:p>
  </w:comment>
  <w:comment w:id="39" w:author="Saad Siddique" w:date="2026-03-24T15:18:00Z" w:initials="SS">
    <w:p w14:paraId="43FD305B" w14:textId="77777777" w:rsidR="00BE4ADC" w:rsidRDefault="00BE4ADC" w:rsidP="00BE4ADC">
      <w:pPr>
        <w:pStyle w:val="CommentText"/>
      </w:pPr>
      <w:r>
        <w:rPr>
          <w:rStyle w:val="CommentReference"/>
        </w:rPr>
        <w:annotationRef/>
      </w:r>
      <w:r>
        <w:t xml:space="preserve">Yes, based on the customer discussion or the customer use cases, this delivery approach will be updated. </w:t>
      </w:r>
    </w:p>
  </w:comment>
  <w:comment w:id="47" w:author="Gabriela Selaru" w:date="2025-11-07T17:55:00Z" w:initials="GS">
    <w:p w14:paraId="557070C6" w14:textId="77777777" w:rsidR="00ED3664" w:rsidRDefault="00ED3664" w:rsidP="00ED3664">
      <w:pPr>
        <w:pStyle w:val="CommentText"/>
      </w:pPr>
      <w:r>
        <w:rPr>
          <w:rStyle w:val="CommentReference"/>
        </w:rPr>
        <w:annotationRef/>
      </w:r>
      <w:r>
        <w:t>Should this be Sprint completion?</w:t>
      </w:r>
    </w:p>
  </w:comment>
  <w:comment w:id="50" w:author="Andreea Gabriela Gagea" w:date="2025-12-03T10:44:00Z" w:initials="AG">
    <w:p w14:paraId="37BAAB7B" w14:textId="77777777" w:rsidR="009A727B" w:rsidRDefault="009A727B" w:rsidP="009A727B">
      <w:pPr>
        <w:pStyle w:val="CommentText"/>
      </w:pPr>
      <w:r>
        <w:rPr>
          <w:rStyle w:val="CommentReference"/>
        </w:rPr>
        <w:annotationRef/>
      </w:r>
      <w:r>
        <w:t>Should this be “logic” instead?</w:t>
      </w:r>
    </w:p>
  </w:comment>
  <w:comment w:id="60" w:author="Gabriela Selaru" w:date="2025-11-07T17:59:00Z" w:initials="GS">
    <w:p w14:paraId="4FB28F13" w14:textId="77777777" w:rsidR="00F22BFC" w:rsidRDefault="00F22BFC" w:rsidP="00F22BFC">
      <w:pPr>
        <w:pStyle w:val="CommentText"/>
      </w:pPr>
      <w:r>
        <w:rPr>
          <w:rStyle w:val="CommentReference"/>
        </w:rPr>
        <w:annotationRef/>
      </w:r>
      <w:r>
        <w:t>Should this be Engagement objectives?</w:t>
      </w:r>
    </w:p>
  </w:comment>
  <w:comment w:id="69" w:author="Andreea Gabriela Gagea" w:date="2025-12-03T11:57:00Z" w:initials="AG">
    <w:p w14:paraId="1C25F19F" w14:textId="77777777" w:rsidR="003456CF" w:rsidRDefault="003456CF" w:rsidP="003456CF">
      <w:pPr>
        <w:pStyle w:val="CommentText"/>
      </w:pPr>
      <w:r>
        <w:rPr>
          <w:rStyle w:val="CommentReference"/>
        </w:rPr>
        <w:annotationRef/>
      </w:r>
      <w:r>
        <w:t xml:space="preserve">Pls review if applicable: we have not defined “program” in this SOW. Consider replacing with </w:t>
      </w:r>
      <w:r>
        <w:rPr>
          <w:i/>
          <w:iCs/>
        </w:rPr>
        <w:t xml:space="preserve">project </w:t>
      </w:r>
      <w:r>
        <w:t>manager, or adding an instructional comment (pink text) to explain that this role is applicable if the scope of this SOW is delivered as part of a wider program.</w:t>
      </w:r>
    </w:p>
  </w:comment>
  <w:comment w:id="71" w:author="Sebastian Homoc" w:date="2024-11-28T11:39:00Z" w:initials="SH">
    <w:p w14:paraId="1463F0CF" w14:textId="77777777" w:rsidR="006E1FCE" w:rsidRDefault="006E1FCE" w:rsidP="0082612C">
      <w:pPr>
        <w:pStyle w:val="CommentText"/>
      </w:pPr>
      <w:r>
        <w:rPr>
          <w:rStyle w:val="CommentReference"/>
        </w:rPr>
        <w:annotationRef/>
      </w:r>
      <w:r>
        <w:rPr>
          <w:i/>
          <w:iCs/>
        </w:rPr>
        <w:t>INSTRUCTIONAL COMMENT, DELETE BEFORE SENDING TO CLIENT!</w:t>
      </w:r>
      <w:r>
        <w:t xml:space="preserve"> </w:t>
      </w:r>
      <w:r>
        <w:rPr>
          <w:b/>
          <w:bCs/>
        </w:rPr>
        <w:t>This is an editable PPT slide. Right click &gt; Open to make any changes.</w:t>
      </w:r>
    </w:p>
  </w:comment>
  <w:comment w:id="77" w:author="Andreea Gabriela Gagea" w:date="2025-12-03T12:00:00Z" w:initials="AG">
    <w:p w14:paraId="50675E5C" w14:textId="77777777" w:rsidR="00756D4A" w:rsidRDefault="00756D4A" w:rsidP="00756D4A">
      <w:pPr>
        <w:pStyle w:val="CommentText"/>
      </w:pPr>
      <w:r>
        <w:rPr>
          <w:rStyle w:val="CommentReference"/>
        </w:rPr>
        <w:annotationRef/>
      </w:r>
      <w:r>
        <w:t>Should this be AC</w:t>
      </w:r>
      <w:r>
        <w:rPr>
          <w:b/>
          <w:bCs/>
        </w:rPr>
        <w:t>S</w:t>
      </w:r>
      <w:r>
        <w:t>M instead? (adoption and change service management, per the new name)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604726A" w15:done="1"/>
  <w15:commentEx w15:paraId="2706B190" w15:done="1"/>
  <w15:commentEx w15:paraId="261C9E78" w15:done="1"/>
  <w15:commentEx w15:paraId="06819732" w15:paraIdParent="261C9E78" w15:done="1"/>
  <w15:commentEx w15:paraId="2306B5FC" w15:done="1"/>
  <w15:commentEx w15:paraId="26B73AF2" w15:paraIdParent="2306B5FC" w15:done="1"/>
  <w15:commentEx w15:paraId="731BB672" w15:done="1"/>
  <w15:commentEx w15:paraId="43FD305B" w15:paraIdParent="731BB672" w15:done="1"/>
  <w15:commentEx w15:paraId="557070C6" w15:done="1"/>
  <w15:commentEx w15:paraId="37BAAB7B" w15:done="1"/>
  <w15:commentEx w15:paraId="4FB28F13" w15:done="1"/>
  <w15:commentEx w15:paraId="1C25F19F" w15:done="1"/>
  <w15:commentEx w15:paraId="1463F0CF" w15:done="0"/>
  <w15:commentEx w15:paraId="50675E5C"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07EB5B0" w16cex:dateUtc="2025-12-03T07:15:00Z"/>
  <w16cex:commentExtensible w16cex:durableId="7A07BAD6" w16cex:dateUtc="2026-02-20T08:39:00Z">
    <w16cex:extLst>
      <w16:ext w16:uri="{CE6994B0-6A32-4C9F-8C6B-6E91EDA988CE}">
        <cr:reactions xmlns:cr="http://schemas.microsoft.com/office/comments/2020/reactions">
          <cr:reaction reactionType="1">
            <cr:reactionInfo dateUtc="2026-03-24T20:16:25Z">
              <cr:user userId="S::saadsiddique@microsoft.com::50249f60-8936-4166-80c9-cde9435c53d5" userProvider="AD" userName="Saad Siddique"/>
            </cr:reactionInfo>
          </cr:reaction>
        </cr:reactions>
      </w16:ext>
    </w16cex:extLst>
  </w16cex:commentExtensible>
  <w16cex:commentExtensible w16cex:durableId="06B15379" w16cex:dateUtc="2026-02-20T08:41:00Z"/>
  <w16cex:commentExtensible w16cex:durableId="17041ADD" w16cex:dateUtc="2026-03-24T20:16:00Z"/>
  <w16cex:commentExtensible w16cex:durableId="5A3B3D99" w16cex:dateUtc="2025-12-15T17:39:00Z"/>
  <w16cex:commentExtensible w16cex:durableId="1C522FAE" w16cex:dateUtc="2025-12-16T19:52:00Z"/>
  <w16cex:commentExtensible w16cex:durableId="73639361" w16cex:dateUtc="2026-02-20T08:42:00Z"/>
  <w16cex:commentExtensible w16cex:durableId="346241E0" w16cex:dateUtc="2026-03-24T20:18:00Z"/>
  <w16cex:commentExtensible w16cex:durableId="41B9356A" w16cex:dateUtc="2025-11-07T15:55:00Z"/>
  <w16cex:commentExtensible w16cex:durableId="704C5D5F" w16cex:dateUtc="2025-12-03T08:44:00Z"/>
  <w16cex:commentExtensible w16cex:durableId="0F163D74" w16cex:dateUtc="2025-11-07T15:59:00Z"/>
  <w16cex:commentExtensible w16cex:durableId="271A6B83" w16cex:dateUtc="2025-12-03T09:57:00Z"/>
  <w16cex:commentExtensible w16cex:durableId="3AE1621C" w16cex:dateUtc="2024-11-28T09:39:00Z"/>
  <w16cex:commentExtensible w16cex:durableId="75085B64" w16cex:dateUtc="2025-12-03T10: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604726A" w16cid:durableId="607EB5B0"/>
  <w16cid:commentId w16cid:paraId="2706B190" w16cid:durableId="7A07BAD6"/>
  <w16cid:commentId w16cid:paraId="261C9E78" w16cid:durableId="06B15379"/>
  <w16cid:commentId w16cid:paraId="06819732" w16cid:durableId="17041ADD"/>
  <w16cid:commentId w16cid:paraId="2306B5FC" w16cid:durableId="5A3B3D99"/>
  <w16cid:commentId w16cid:paraId="26B73AF2" w16cid:durableId="1C522FAE"/>
  <w16cid:commentId w16cid:paraId="731BB672" w16cid:durableId="73639361"/>
  <w16cid:commentId w16cid:paraId="43FD305B" w16cid:durableId="346241E0"/>
  <w16cid:commentId w16cid:paraId="557070C6" w16cid:durableId="41B9356A"/>
  <w16cid:commentId w16cid:paraId="37BAAB7B" w16cid:durableId="704C5D5F"/>
  <w16cid:commentId w16cid:paraId="4FB28F13" w16cid:durableId="0F163D74"/>
  <w16cid:commentId w16cid:paraId="1C25F19F" w16cid:durableId="271A6B83"/>
  <w16cid:commentId w16cid:paraId="1463F0CF" w16cid:durableId="3AE1621C"/>
  <w16cid:commentId w16cid:paraId="50675E5C" w16cid:durableId="75085B6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764892" w14:textId="77777777" w:rsidR="0067061E" w:rsidRDefault="0067061E" w:rsidP="005B28D0">
      <w:pPr>
        <w:spacing w:before="0"/>
      </w:pPr>
      <w:r>
        <w:separator/>
      </w:r>
    </w:p>
  </w:endnote>
  <w:endnote w:type="continuationSeparator" w:id="0">
    <w:p w14:paraId="41FACF09" w14:textId="77777777" w:rsidR="0067061E" w:rsidRDefault="0067061E" w:rsidP="005B28D0">
      <w:pPr>
        <w:spacing w:before="0"/>
      </w:pPr>
      <w:r>
        <w:continuationSeparator/>
      </w:r>
    </w:p>
  </w:endnote>
  <w:endnote w:type="continuationNotice" w:id="1">
    <w:p w14:paraId="719433FC" w14:textId="77777777" w:rsidR="0067061E" w:rsidRDefault="0067061E">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Light">
    <w:altName w:val="Arial"/>
    <w:charset w:val="00"/>
    <w:family w:val="swiss"/>
    <w:pitch w:val="variable"/>
    <w:sig w:usb0="A00002AF" w:usb1="4000205B" w:usb2="00000000" w:usb3="00000000" w:csb0="0000009F" w:csb1="00000000"/>
  </w:font>
  <w:font w:name="Segoe Sans Text">
    <w:charset w:val="00"/>
    <w:family w:val="auto"/>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Segoe Sans Text Semibold">
    <w:charset w:val="00"/>
    <w:family w:val="auto"/>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Semibold">
    <w:panose1 w:val="020B07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ani">
    <w:charset w:val="00"/>
    <w:family w:val="roman"/>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egoe UI Light">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0" w:type="dxa"/>
      <w:jc w:val="center"/>
      <w:tblCellMar>
        <w:left w:w="0" w:type="dxa"/>
      </w:tblCellMar>
      <w:tblLook w:val="04A0" w:firstRow="1" w:lastRow="0" w:firstColumn="1" w:lastColumn="0" w:noHBand="0" w:noVBand="1"/>
    </w:tblPr>
    <w:tblGrid>
      <w:gridCol w:w="2155"/>
      <w:gridCol w:w="5315"/>
      <w:gridCol w:w="1880"/>
    </w:tblGrid>
    <w:tr w:rsidR="00467B94" w:rsidRPr="00296512" w14:paraId="28FFE648" w14:textId="77777777" w:rsidTr="00FE759F">
      <w:trPr>
        <w:trHeight w:val="432"/>
        <w:jc w:val="center"/>
      </w:trPr>
      <w:tc>
        <w:tcPr>
          <w:tcW w:w="2155" w:type="dxa"/>
          <w:vAlign w:val="center"/>
        </w:tcPr>
        <w:p w14:paraId="4F54DD77" w14:textId="77777777" w:rsidR="00414B1D" w:rsidRPr="00296512" w:rsidRDefault="00414B1D" w:rsidP="00414B1D">
          <w:pPr>
            <w:pStyle w:val="03-DisclaimerMS"/>
            <w:spacing w:after="0"/>
            <w:rPr>
              <w:color w:val="7F7F7F"/>
              <w:sz w:val="16"/>
              <w:lang w:val="en-GB"/>
            </w:rPr>
          </w:pPr>
          <w:r w:rsidRPr="00296512">
            <w:rPr>
              <w:noProof/>
              <w:lang w:val="en-GB"/>
            </w:rPr>
            <w:drawing>
              <wp:anchor distT="0" distB="0" distL="114300" distR="114300" simplePos="0" relativeHeight="251658240" behindDoc="0" locked="0" layoutInCell="1" allowOverlap="1" wp14:anchorId="26B06E1E" wp14:editId="597D4ED0">
                <wp:simplePos x="0" y="0"/>
                <wp:positionH relativeFrom="column">
                  <wp:posOffset>-635</wp:posOffset>
                </wp:positionH>
                <wp:positionV relativeFrom="paragraph">
                  <wp:posOffset>27940</wp:posOffset>
                </wp:positionV>
                <wp:extent cx="1033145" cy="238125"/>
                <wp:effectExtent l="0" t="0" r="0" b="9525"/>
                <wp:wrapNone/>
                <wp:docPr id="981393738" name="Picture 981393738"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A close up of a logo&#10;&#10;Description automatically generated"/>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033145" cy="23812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5315" w:type="dxa"/>
          <w:tcMar>
            <w:left w:w="0" w:type="dxa"/>
            <w:right w:w="0" w:type="dxa"/>
          </w:tcMar>
          <w:vAlign w:val="center"/>
        </w:tcPr>
        <w:p w14:paraId="05C1038A" w14:textId="36B8CEEF" w:rsidR="00414B1D" w:rsidRPr="00BE3D2A" w:rsidRDefault="00414B1D" w:rsidP="00BE3D2A">
          <w:pPr>
            <w:jc w:val="center"/>
            <w:rPr>
              <w:sz w:val="16"/>
              <w:szCs w:val="16"/>
              <w:lang w:val="en-GB"/>
            </w:rPr>
          </w:pPr>
        </w:p>
      </w:tc>
      <w:tc>
        <w:tcPr>
          <w:tcW w:w="1880" w:type="dxa"/>
          <w:vAlign w:val="center"/>
        </w:tcPr>
        <w:p w14:paraId="58B1686C" w14:textId="5412263A" w:rsidR="00414B1D" w:rsidRPr="00BE3D2A" w:rsidRDefault="00414B1D" w:rsidP="00BE3D2A">
          <w:pPr>
            <w:jc w:val="right"/>
            <w:rPr>
              <w:sz w:val="16"/>
              <w:szCs w:val="16"/>
              <w:lang w:val="en-GB"/>
            </w:rPr>
          </w:pPr>
        </w:p>
      </w:tc>
    </w:tr>
    <w:tr w:rsidR="00FF6B7D" w:rsidRPr="00296512" w14:paraId="5A88D25A" w14:textId="77777777" w:rsidTr="00FE759F">
      <w:trPr>
        <w:trHeight w:val="432"/>
        <w:jc w:val="center"/>
      </w:trPr>
      <w:tc>
        <w:tcPr>
          <w:tcW w:w="7470" w:type="dxa"/>
          <w:gridSpan w:val="2"/>
          <w:vAlign w:val="center"/>
        </w:tcPr>
        <w:p w14:paraId="7C3212F9" w14:textId="2ADCBDCE" w:rsidR="00414B1D" w:rsidRPr="00150816" w:rsidRDefault="00414B1D" w:rsidP="00414B1D">
          <w:pPr>
            <w:pStyle w:val="03-DisclaimerMS"/>
            <w:spacing w:before="0" w:after="0"/>
            <w:rPr>
              <w:color w:val="BFBFBF" w:themeColor="background1" w:themeShade="BF"/>
              <w:sz w:val="16"/>
              <w:szCs w:val="18"/>
              <w:lang w:val="en-GB"/>
            </w:rPr>
          </w:pPr>
        </w:p>
      </w:tc>
      <w:tc>
        <w:tcPr>
          <w:tcW w:w="1880" w:type="dxa"/>
          <w:vAlign w:val="center"/>
        </w:tcPr>
        <w:p w14:paraId="280ECADA" w14:textId="77777777" w:rsidR="00414B1D" w:rsidRDefault="00414B1D" w:rsidP="00414B1D">
          <w:pPr>
            <w:pStyle w:val="03-DisclaimerMS"/>
            <w:spacing w:before="0" w:after="0"/>
            <w:jc w:val="right"/>
            <w:rPr>
              <w:sz w:val="16"/>
              <w:szCs w:val="18"/>
              <w:lang w:val="en-GB"/>
            </w:rPr>
          </w:pPr>
        </w:p>
      </w:tc>
    </w:tr>
  </w:tbl>
  <w:p w14:paraId="4DFAB9A3" w14:textId="77777777" w:rsidR="00414B1D" w:rsidRDefault="00414B1D" w:rsidP="00414B1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0" w:type="dxa"/>
      <w:jc w:val="center"/>
      <w:tblCellMar>
        <w:left w:w="0" w:type="dxa"/>
      </w:tblCellMar>
      <w:tblLook w:val="04A0" w:firstRow="1" w:lastRow="0" w:firstColumn="1" w:lastColumn="0" w:noHBand="0" w:noVBand="1"/>
    </w:tblPr>
    <w:tblGrid>
      <w:gridCol w:w="2155"/>
      <w:gridCol w:w="5315"/>
      <w:gridCol w:w="1880"/>
    </w:tblGrid>
    <w:tr w:rsidR="00467B94" w:rsidRPr="00296512" w14:paraId="7682D309" w14:textId="77777777" w:rsidTr="00FE759F">
      <w:trPr>
        <w:trHeight w:val="432"/>
        <w:jc w:val="center"/>
      </w:trPr>
      <w:tc>
        <w:tcPr>
          <w:tcW w:w="2155" w:type="dxa"/>
          <w:vAlign w:val="center"/>
        </w:tcPr>
        <w:p w14:paraId="7C6E0A95" w14:textId="77777777" w:rsidR="009E55AB" w:rsidRPr="00296512" w:rsidRDefault="009E55AB" w:rsidP="0074152E">
          <w:pPr>
            <w:pStyle w:val="03-DisclaimerMS"/>
            <w:spacing w:after="0"/>
            <w:rPr>
              <w:color w:val="7F7F7F"/>
              <w:sz w:val="16"/>
              <w:lang w:val="en-GB"/>
            </w:rPr>
          </w:pPr>
          <w:r w:rsidRPr="00296512">
            <w:rPr>
              <w:noProof/>
              <w:lang w:val="en-GB"/>
            </w:rPr>
            <w:drawing>
              <wp:anchor distT="0" distB="0" distL="114300" distR="114300" simplePos="0" relativeHeight="251667456" behindDoc="0" locked="0" layoutInCell="1" allowOverlap="1" wp14:anchorId="34DEB045" wp14:editId="5E1D0A0D">
                <wp:simplePos x="0" y="0"/>
                <wp:positionH relativeFrom="column">
                  <wp:posOffset>-635</wp:posOffset>
                </wp:positionH>
                <wp:positionV relativeFrom="paragraph">
                  <wp:posOffset>27940</wp:posOffset>
                </wp:positionV>
                <wp:extent cx="1033145" cy="238125"/>
                <wp:effectExtent l="0" t="0" r="0" b="9525"/>
                <wp:wrapNone/>
                <wp:docPr id="770611389" name="Picture 770611389"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A close up of a logo&#10;&#10;Description automatically generated"/>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033145" cy="23812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5315" w:type="dxa"/>
          <w:tcMar>
            <w:left w:w="0" w:type="dxa"/>
            <w:right w:w="0" w:type="dxa"/>
          </w:tcMar>
          <w:vAlign w:val="center"/>
        </w:tcPr>
        <w:p w14:paraId="2498E83F" w14:textId="1D30B92D" w:rsidR="009E55AB" w:rsidRPr="00BE3D2A" w:rsidRDefault="009E55AB" w:rsidP="00BE3D2A">
          <w:pPr>
            <w:jc w:val="center"/>
            <w:rPr>
              <w:sz w:val="16"/>
              <w:szCs w:val="16"/>
              <w:lang w:val="en-GB"/>
            </w:rPr>
          </w:pPr>
          <w:r w:rsidRPr="00BE3D2A">
            <w:rPr>
              <w:sz w:val="16"/>
              <w:szCs w:val="16"/>
              <w:lang w:val="en-GB"/>
            </w:rPr>
            <w:fldChar w:fldCharType="begin"/>
          </w:r>
          <w:r>
            <w:rPr>
              <w:sz w:val="16"/>
              <w:szCs w:val="18"/>
              <w:lang w:val="en-GB"/>
            </w:rPr>
            <w:instrText xml:space="preserve"> STYLEREF  "Heading 1 NUM"  \* MERGEFORMAT </w:instrText>
          </w:r>
          <w:r w:rsidRPr="00BE3D2A">
            <w:rPr>
              <w:sz w:val="16"/>
              <w:szCs w:val="16"/>
              <w:lang w:val="en-GB"/>
            </w:rPr>
            <w:fldChar w:fldCharType="separate"/>
          </w:r>
          <w:r w:rsidR="00557603">
            <w:rPr>
              <w:noProof/>
              <w:sz w:val="16"/>
              <w:szCs w:val="18"/>
              <w:lang w:val="en-GB"/>
            </w:rPr>
            <w:t>Definitions and acronyms</w:t>
          </w:r>
          <w:r w:rsidRPr="00BE3D2A">
            <w:rPr>
              <w:sz w:val="16"/>
              <w:szCs w:val="16"/>
              <w:lang w:val="en-GB"/>
            </w:rPr>
            <w:fldChar w:fldCharType="end"/>
          </w:r>
        </w:p>
      </w:tc>
      <w:tc>
        <w:tcPr>
          <w:tcW w:w="1880" w:type="dxa"/>
          <w:vAlign w:val="center"/>
        </w:tcPr>
        <w:sdt>
          <w:sdtPr>
            <w:rPr>
              <w:sz w:val="16"/>
              <w:szCs w:val="16"/>
              <w:lang w:val="en-GB"/>
            </w:rPr>
            <w:id w:val="-1339226100"/>
            <w:docPartObj>
              <w:docPartGallery w:val="Page Numbers (Top of Page)"/>
              <w:docPartUnique/>
            </w:docPartObj>
          </w:sdtPr>
          <w:sdtEndPr/>
          <w:sdtContent>
            <w:p w14:paraId="191284F1" w14:textId="77777777" w:rsidR="009E55AB" w:rsidRPr="00BE3D2A" w:rsidRDefault="009E55AB" w:rsidP="00BE3D2A">
              <w:pPr>
                <w:jc w:val="right"/>
                <w:rPr>
                  <w:sz w:val="16"/>
                  <w:szCs w:val="16"/>
                  <w:lang w:val="en-GB"/>
                </w:rPr>
              </w:pPr>
              <w:r w:rsidRPr="00BE3D2A">
                <w:rPr>
                  <w:sz w:val="16"/>
                  <w:szCs w:val="16"/>
                  <w:lang w:val="en-GB"/>
                </w:rPr>
                <w:t>Page  PAGE 17</w:t>
              </w:r>
            </w:p>
          </w:sdtContent>
        </w:sdt>
      </w:tc>
    </w:tr>
    <w:tr w:rsidR="00FF6B7D" w:rsidRPr="00296512" w14:paraId="722F0286" w14:textId="77777777" w:rsidTr="00FE759F">
      <w:trPr>
        <w:trHeight w:val="432"/>
        <w:jc w:val="center"/>
      </w:trPr>
      <w:tc>
        <w:tcPr>
          <w:tcW w:w="7470" w:type="dxa"/>
          <w:gridSpan w:val="2"/>
          <w:vAlign w:val="center"/>
        </w:tcPr>
        <w:p w14:paraId="13E6F709" w14:textId="20F62C80" w:rsidR="009E55AB" w:rsidRPr="00150816" w:rsidRDefault="00FE759F" w:rsidP="00414B1D">
          <w:pPr>
            <w:pStyle w:val="03-DisclaimerMS"/>
            <w:spacing w:before="0" w:after="0"/>
            <w:rPr>
              <w:color w:val="BFBFBF" w:themeColor="background1" w:themeShade="BF"/>
              <w:sz w:val="16"/>
              <w:szCs w:val="18"/>
              <w:lang w:val="en-GB"/>
            </w:rPr>
          </w:pPr>
          <w:r w:rsidRPr="00FE759F">
            <w:rPr>
              <w:color w:val="BFBFBF" w:themeColor="background1" w:themeShade="BF"/>
              <w:sz w:val="16"/>
              <w:szCs w:val="18"/>
              <w:lang w:val="en-GB"/>
            </w:rPr>
            <w:t>SOW-AgenticAITransf-LEDv2.</w:t>
          </w:r>
          <w:r w:rsidR="00F1202B">
            <w:rPr>
              <w:color w:val="BFBFBF" w:themeColor="background1" w:themeShade="BF"/>
              <w:sz w:val="16"/>
              <w:szCs w:val="18"/>
              <w:lang w:val="en-GB"/>
            </w:rPr>
            <w:t>1</w:t>
          </w:r>
          <w:r w:rsidRPr="00FE759F">
            <w:rPr>
              <w:color w:val="BFBFBF" w:themeColor="background1" w:themeShade="BF"/>
              <w:sz w:val="16"/>
              <w:szCs w:val="18"/>
              <w:lang w:val="en-GB"/>
            </w:rPr>
            <w:t>(WW)(English)(</w:t>
          </w:r>
          <w:r w:rsidR="00F1202B">
            <w:rPr>
              <w:color w:val="BFBFBF" w:themeColor="background1" w:themeShade="BF"/>
              <w:sz w:val="16"/>
              <w:szCs w:val="18"/>
              <w:lang w:val="en-GB"/>
            </w:rPr>
            <w:t>Mar2026</w:t>
          </w:r>
          <w:r w:rsidRPr="00FE759F">
            <w:rPr>
              <w:color w:val="BFBFBF" w:themeColor="background1" w:themeShade="BF"/>
              <w:sz w:val="16"/>
              <w:szCs w:val="18"/>
              <w:lang w:val="en-GB"/>
            </w:rPr>
            <w:t>)</w:t>
          </w:r>
        </w:p>
      </w:tc>
      <w:tc>
        <w:tcPr>
          <w:tcW w:w="1880" w:type="dxa"/>
          <w:vAlign w:val="center"/>
        </w:tcPr>
        <w:p w14:paraId="1E9FC400" w14:textId="77777777" w:rsidR="009E55AB" w:rsidRDefault="009E55AB" w:rsidP="00414B1D">
          <w:pPr>
            <w:pStyle w:val="03-DisclaimerMS"/>
            <w:spacing w:before="0" w:after="0"/>
            <w:jc w:val="right"/>
            <w:rPr>
              <w:sz w:val="16"/>
              <w:szCs w:val="18"/>
              <w:lang w:val="en-GB"/>
            </w:rPr>
          </w:pPr>
        </w:p>
      </w:tc>
    </w:tr>
  </w:tbl>
  <w:p w14:paraId="1080B64F" w14:textId="77777777" w:rsidR="009E55AB" w:rsidRDefault="009E55AB" w:rsidP="00414B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E40118" w14:textId="77777777" w:rsidR="0067061E" w:rsidRDefault="0067061E" w:rsidP="005B28D0">
      <w:pPr>
        <w:spacing w:before="0"/>
      </w:pPr>
      <w:r>
        <w:separator/>
      </w:r>
    </w:p>
  </w:footnote>
  <w:footnote w:type="continuationSeparator" w:id="0">
    <w:p w14:paraId="546A145C" w14:textId="77777777" w:rsidR="0067061E" w:rsidRDefault="0067061E" w:rsidP="005B28D0">
      <w:pPr>
        <w:spacing w:before="0"/>
      </w:pPr>
      <w:r>
        <w:continuationSeparator/>
      </w:r>
    </w:p>
  </w:footnote>
  <w:footnote w:type="continuationNotice" w:id="1">
    <w:p w14:paraId="6B2950D7" w14:textId="77777777" w:rsidR="0067061E" w:rsidRDefault="0067061E">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86718" w14:textId="77777777" w:rsidR="009E55AB" w:rsidRDefault="009E55AB" w:rsidP="00F30158">
    <w:pPr>
      <w:spacing w:before="0"/>
      <w:jc w:val="right"/>
      <w:rPr>
        <w:sz w:val="18"/>
        <w:szCs w:val="18"/>
      </w:rPr>
    </w:pPr>
    <w:r w:rsidRPr="00E04070">
      <w:rPr>
        <w:noProof/>
        <w:sz w:val="18"/>
        <w:szCs w:val="18"/>
      </w:rPr>
      <mc:AlternateContent>
        <mc:Choice Requires="wps">
          <w:drawing>
            <wp:anchor distT="0" distB="0" distL="114300" distR="114300" simplePos="0" relativeHeight="251658241" behindDoc="0" locked="0" layoutInCell="1" allowOverlap="1" wp14:anchorId="02B1EA37" wp14:editId="7E72F8D9">
              <wp:simplePos x="0" y="0"/>
              <wp:positionH relativeFrom="column">
                <wp:posOffset>0</wp:posOffset>
              </wp:positionH>
              <wp:positionV relativeFrom="paragraph">
                <wp:posOffset>-352425</wp:posOffset>
              </wp:positionV>
              <wp:extent cx="4152900" cy="923925"/>
              <wp:effectExtent l="0" t="0" r="0" b="0"/>
              <wp:wrapNone/>
              <wp:docPr id="1960597488" name="Text Box 16"/>
              <wp:cNvGraphicFramePr/>
              <a:graphic xmlns:a="http://schemas.openxmlformats.org/drawingml/2006/main">
                <a:graphicData uri="http://schemas.microsoft.com/office/word/2010/wordprocessingShape">
                  <wps:wsp>
                    <wps:cNvSpPr txBox="1"/>
                    <wps:spPr>
                      <a:xfrm>
                        <a:off x="0" y="0"/>
                        <a:ext cx="4152900" cy="923925"/>
                      </a:xfrm>
                      <a:prstGeom prst="rect">
                        <a:avLst/>
                      </a:prstGeom>
                      <a:noFill/>
                    </wps:spPr>
                    <wps:txbx>
                      <w:txbxContent>
                        <w:p w14:paraId="2950CC9D" w14:textId="77777777" w:rsidR="009E55AB" w:rsidRDefault="0067061E" w:rsidP="009E55AB">
                          <w:sdt>
                            <w:sdtPr>
                              <w:id w:val="-1311938245"/>
                              <w:showingPlcHdr/>
                              <w:picture/>
                            </w:sdtPr>
                            <w:sdtEndPr/>
                            <w:sdtContent>
                              <w:r w:rsidR="009E55AB">
                                <w:rPr>
                                  <w:rFonts w:asciiTheme="minorHAnsi" w:hAnsiTheme="minorHAnsi"/>
                                  <w:noProof/>
                                </w:rPr>
                                <w:drawing>
                                  <wp:inline distT="0" distB="0" distL="0" distR="0" wp14:anchorId="27895C5F" wp14:editId="5BA95E02">
                                    <wp:extent cx="1333500" cy="485775"/>
                                    <wp:effectExtent l="0" t="0" r="0" b="9525"/>
                                    <wp:docPr id="134293028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33500" cy="485775"/>
                                            </a:xfrm>
                                            <a:prstGeom prst="rect">
                                              <a:avLst/>
                                            </a:prstGeom>
                                            <a:noFill/>
                                            <a:ln>
                                              <a:noFill/>
                                            </a:ln>
                                          </pic:spPr>
                                        </pic:pic>
                                      </a:graphicData>
                                    </a:graphic>
                                  </wp:inline>
                                </w:drawing>
                              </w:r>
                            </w:sdtContent>
                          </w:sdt>
                          <w:r w:rsidR="009E55AB">
                            <w:t xml:space="preserve">   </w:t>
                          </w:r>
                          <w:r w:rsidR="009E55AB">
                            <w:rPr>
                              <w:sz w:val="16"/>
                              <w:szCs w:val="16"/>
                              <w:highlight w:val="yellow"/>
                            </w:rPr>
                            <w:t>Click icon to insert client logo, then delete this text</w:t>
                          </w:r>
                        </w:p>
                      </w:txbxContent>
                    </wps:txbx>
                    <wps:bodyPr rot="0" spcFirstLastPara="0" vertOverflow="clip" horzOverflow="clip"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2B1EA37" id="_x0000_t202" coordsize="21600,21600" o:spt="202" path="m,l,21600r21600,l21600,xe">
              <v:stroke joinstyle="miter"/>
              <v:path gradientshapeok="t" o:connecttype="rect"/>
            </v:shapetype>
            <v:shape id="Text Box 16" o:spid="_x0000_s1069" type="#_x0000_t202" style="position:absolute;left:0;text-align:left;margin-left:0;margin-top:-27.75pt;width:327pt;height:72.7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" filled="f" stroked="f">
              <v:textbox inset="0,0,0,0">
                <w:txbxContent>
                  <w:p w14:paraId="2950CC9D" w14:textId="77777777" w:rsidR="009E55AB" w:rsidRDefault="0067061E" w:rsidP="009E55AB">
                    <w:sdt>
                      <w:sdtPr>
                        <w:id w:val="-1311938245"/>
                        <w:showingPlcHdr/>
                        <w:picture/>
                      </w:sdtPr>
                      <w:sdtEndPr/>
                      <w:sdtContent>
                        <w:r w:rsidR="009E55AB">
                          <w:rPr>
                            <w:rFonts w:asciiTheme="minorHAnsi" w:hAnsiTheme="minorHAnsi"/>
                            <w:noProof/>
                          </w:rPr>
                          <w:drawing>
                            <wp:inline distT="0" distB="0" distL="0" distR="0" wp14:anchorId="27895C5F" wp14:editId="5BA95E02">
                              <wp:extent cx="1333500" cy="485775"/>
                              <wp:effectExtent l="0" t="0" r="0" b="9525"/>
                              <wp:docPr id="134293028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33500" cy="485775"/>
                                      </a:xfrm>
                                      <a:prstGeom prst="rect">
                                        <a:avLst/>
                                      </a:prstGeom>
                                      <a:noFill/>
                                      <a:ln>
                                        <a:noFill/>
                                      </a:ln>
                                    </pic:spPr>
                                  </pic:pic>
                                </a:graphicData>
                              </a:graphic>
                            </wp:inline>
                          </w:drawing>
                        </w:r>
                      </w:sdtContent>
                    </w:sdt>
                    <w:r w:rsidR="009E55AB">
                      <w:t xml:space="preserve">   </w:t>
                    </w:r>
                    <w:r w:rsidR="009E55AB">
                      <w:rPr>
                        <w:sz w:val="16"/>
                        <w:szCs w:val="16"/>
                        <w:highlight w:val="yellow"/>
                      </w:rPr>
                      <w:t>Click icon to insert client logo, then delete this text</w:t>
                    </w:r>
                  </w:p>
                </w:txbxContent>
              </v:textbox>
            </v:shape>
          </w:pict>
        </mc:Fallback>
      </mc:AlternateContent>
    </w:r>
    <w:r w:rsidRPr="00E04070">
      <w:rPr>
        <w:sz w:val="18"/>
        <w:szCs w:val="18"/>
      </w:rPr>
      <w:t>Statement of Work</w:t>
    </w:r>
  </w:p>
  <w:p w14:paraId="76ED2503" w14:textId="5459EB02" w:rsidR="009E55AB" w:rsidRPr="008A5C4A" w:rsidRDefault="007435FF" w:rsidP="007435FF">
    <w:pPr>
      <w:spacing w:before="0"/>
      <w:jc w:val="right"/>
      <w:rPr>
        <w:b/>
        <w:sz w:val="18"/>
        <w:szCs w:val="18"/>
      </w:rPr>
    </w:pPr>
    <w:r w:rsidRPr="007435FF">
      <w:rPr>
        <w:b/>
        <w:bCs/>
        <w:sz w:val="18"/>
        <w:szCs w:val="18"/>
      </w:rPr>
      <w:t>Agentic AI Transformation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ADBC873E"/>
    <w:lvl w:ilvl="0">
      <w:start w:val="1"/>
      <w:numFmt w:val="bullet"/>
      <w:pStyle w:val="ListBullet3"/>
      <w:lvlText w:val=""/>
      <w:lvlJc w:val="left"/>
      <w:pPr>
        <w:ind w:left="1080" w:hanging="360"/>
      </w:pPr>
      <w:rPr>
        <w:rFonts w:ascii="Wingdings" w:hAnsi="Wingdings" w:hint="default"/>
        <w:b w:val="0"/>
        <w:i w:val="0"/>
        <w:color w:val="000000" w:themeColor="text1"/>
      </w:rPr>
    </w:lvl>
  </w:abstractNum>
  <w:abstractNum w:abstractNumId="1" w15:restartNumberingAfterBreak="0">
    <w:nsid w:val="FFFFFF83"/>
    <w:multiLevelType w:val="singleLevel"/>
    <w:tmpl w:val="DE46C2D2"/>
    <w:lvl w:ilvl="0">
      <w:start w:val="1"/>
      <w:numFmt w:val="bullet"/>
      <w:pStyle w:val="ListBullet2"/>
      <w:lvlText w:val="o"/>
      <w:lvlJc w:val="left"/>
      <w:pPr>
        <w:ind w:left="720" w:hanging="360"/>
      </w:pPr>
      <w:rPr>
        <w:rFonts w:ascii="Courier New" w:hAnsi="Courier New" w:hint="default"/>
        <w:color w:val="474747"/>
      </w:rPr>
    </w:lvl>
  </w:abstractNum>
  <w:abstractNum w:abstractNumId="2" w15:restartNumberingAfterBreak="0">
    <w:nsid w:val="FFFFFF88"/>
    <w:multiLevelType w:val="singleLevel"/>
    <w:tmpl w:val="487E5DD6"/>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5BE4B9B8"/>
    <w:lvl w:ilvl="0">
      <w:start w:val="1"/>
      <w:numFmt w:val="bullet"/>
      <w:pStyle w:val="ListBullet"/>
      <w:lvlText w:val=""/>
      <w:lvlJc w:val="left"/>
      <w:pPr>
        <w:tabs>
          <w:tab w:val="num" w:pos="360"/>
        </w:tabs>
        <w:ind w:left="360" w:hanging="360"/>
      </w:pPr>
      <w:rPr>
        <w:rFonts w:ascii="Symbol" w:hAnsi="Symbol" w:hint="default"/>
      </w:rPr>
    </w:lvl>
  </w:abstractNum>
  <w:abstractNum w:abstractNumId="4" w15:restartNumberingAfterBreak="0">
    <w:nsid w:val="011356FB"/>
    <w:multiLevelType w:val="multilevel"/>
    <w:tmpl w:val="541C21A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0223A243"/>
    <w:multiLevelType w:val="hybridMultilevel"/>
    <w:tmpl w:val="CAF00458"/>
    <w:lvl w:ilvl="0" w:tplc="FCE0CAB0">
      <w:start w:val="1"/>
      <w:numFmt w:val="bullet"/>
      <w:lvlText w:val="·"/>
      <w:lvlJc w:val="left"/>
      <w:pPr>
        <w:ind w:left="360" w:hanging="360"/>
      </w:pPr>
      <w:rPr>
        <w:rFonts w:ascii="Symbol" w:hAnsi="Symbol" w:hint="default"/>
      </w:rPr>
    </w:lvl>
    <w:lvl w:ilvl="1" w:tplc="4002F538">
      <w:start w:val="1"/>
      <w:numFmt w:val="bullet"/>
      <w:lvlText w:val="o"/>
      <w:lvlJc w:val="left"/>
      <w:pPr>
        <w:ind w:left="1080" w:hanging="360"/>
      </w:pPr>
      <w:rPr>
        <w:rFonts w:ascii="Courier New" w:hAnsi="Courier New" w:cs="Times New Roman" w:hint="default"/>
      </w:rPr>
    </w:lvl>
    <w:lvl w:ilvl="2" w:tplc="F0A0B896">
      <w:start w:val="1"/>
      <w:numFmt w:val="bullet"/>
      <w:lvlText w:val=""/>
      <w:lvlJc w:val="left"/>
      <w:pPr>
        <w:ind w:left="1800" w:hanging="360"/>
      </w:pPr>
      <w:rPr>
        <w:rFonts w:ascii="Wingdings" w:hAnsi="Wingdings" w:hint="default"/>
      </w:rPr>
    </w:lvl>
    <w:lvl w:ilvl="3" w:tplc="F00A34AC">
      <w:start w:val="1"/>
      <w:numFmt w:val="bullet"/>
      <w:lvlText w:val=""/>
      <w:lvlJc w:val="left"/>
      <w:pPr>
        <w:ind w:left="2520" w:hanging="360"/>
      </w:pPr>
      <w:rPr>
        <w:rFonts w:ascii="Symbol" w:hAnsi="Symbol" w:hint="default"/>
      </w:rPr>
    </w:lvl>
    <w:lvl w:ilvl="4" w:tplc="3B5820FA">
      <w:start w:val="1"/>
      <w:numFmt w:val="bullet"/>
      <w:lvlText w:val="o"/>
      <w:lvlJc w:val="left"/>
      <w:pPr>
        <w:ind w:left="3240" w:hanging="360"/>
      </w:pPr>
      <w:rPr>
        <w:rFonts w:ascii="Courier New" w:hAnsi="Courier New" w:cs="Times New Roman" w:hint="default"/>
      </w:rPr>
    </w:lvl>
    <w:lvl w:ilvl="5" w:tplc="9AFE6EEC">
      <w:start w:val="1"/>
      <w:numFmt w:val="bullet"/>
      <w:lvlText w:val=""/>
      <w:lvlJc w:val="left"/>
      <w:pPr>
        <w:ind w:left="3960" w:hanging="360"/>
      </w:pPr>
      <w:rPr>
        <w:rFonts w:ascii="Wingdings" w:hAnsi="Wingdings" w:hint="default"/>
      </w:rPr>
    </w:lvl>
    <w:lvl w:ilvl="6" w:tplc="EAD6DC18">
      <w:start w:val="1"/>
      <w:numFmt w:val="bullet"/>
      <w:lvlText w:val=""/>
      <w:lvlJc w:val="left"/>
      <w:pPr>
        <w:ind w:left="4680" w:hanging="360"/>
      </w:pPr>
      <w:rPr>
        <w:rFonts w:ascii="Symbol" w:hAnsi="Symbol" w:hint="default"/>
      </w:rPr>
    </w:lvl>
    <w:lvl w:ilvl="7" w:tplc="FD2C32DC">
      <w:start w:val="1"/>
      <w:numFmt w:val="bullet"/>
      <w:lvlText w:val="o"/>
      <w:lvlJc w:val="left"/>
      <w:pPr>
        <w:ind w:left="5400" w:hanging="360"/>
      </w:pPr>
      <w:rPr>
        <w:rFonts w:ascii="Courier New" w:hAnsi="Courier New" w:cs="Times New Roman" w:hint="default"/>
      </w:rPr>
    </w:lvl>
    <w:lvl w:ilvl="8" w:tplc="A0F0C296">
      <w:start w:val="1"/>
      <w:numFmt w:val="bullet"/>
      <w:lvlText w:val=""/>
      <w:lvlJc w:val="left"/>
      <w:pPr>
        <w:ind w:left="6120" w:hanging="360"/>
      </w:pPr>
      <w:rPr>
        <w:rFonts w:ascii="Wingdings" w:hAnsi="Wingdings" w:hint="default"/>
      </w:rPr>
    </w:lvl>
  </w:abstractNum>
  <w:abstractNum w:abstractNumId="6" w15:restartNumberingAfterBreak="0">
    <w:nsid w:val="061339EC"/>
    <w:multiLevelType w:val="hybridMultilevel"/>
    <w:tmpl w:val="A92C8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A5642C2"/>
    <w:multiLevelType w:val="hybridMultilevel"/>
    <w:tmpl w:val="BD5AA2C0"/>
    <w:lvl w:ilvl="0" w:tplc="1E6C82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AF0399D"/>
    <w:multiLevelType w:val="hybridMultilevel"/>
    <w:tmpl w:val="FB626D6A"/>
    <w:lvl w:ilvl="0" w:tplc="D67844A0">
      <w:start w:val="1"/>
      <w:numFmt w:val="decimal"/>
      <w:lvlText w:val="%1)"/>
      <w:lvlJc w:val="left"/>
      <w:pPr>
        <w:ind w:left="1020" w:hanging="360"/>
      </w:pPr>
    </w:lvl>
    <w:lvl w:ilvl="1" w:tplc="2D989324">
      <w:start w:val="1"/>
      <w:numFmt w:val="decimal"/>
      <w:lvlText w:val="%2)"/>
      <w:lvlJc w:val="left"/>
      <w:pPr>
        <w:ind w:left="1020" w:hanging="360"/>
      </w:pPr>
    </w:lvl>
    <w:lvl w:ilvl="2" w:tplc="6F50CBEA">
      <w:start w:val="1"/>
      <w:numFmt w:val="decimal"/>
      <w:lvlText w:val="%3)"/>
      <w:lvlJc w:val="left"/>
      <w:pPr>
        <w:ind w:left="1020" w:hanging="360"/>
      </w:pPr>
    </w:lvl>
    <w:lvl w:ilvl="3" w:tplc="6ED68664">
      <w:start w:val="1"/>
      <w:numFmt w:val="decimal"/>
      <w:lvlText w:val="%4)"/>
      <w:lvlJc w:val="left"/>
      <w:pPr>
        <w:ind w:left="1020" w:hanging="360"/>
      </w:pPr>
    </w:lvl>
    <w:lvl w:ilvl="4" w:tplc="548CDDDC">
      <w:start w:val="1"/>
      <w:numFmt w:val="decimal"/>
      <w:lvlText w:val="%5)"/>
      <w:lvlJc w:val="left"/>
      <w:pPr>
        <w:ind w:left="1020" w:hanging="360"/>
      </w:pPr>
    </w:lvl>
    <w:lvl w:ilvl="5" w:tplc="E820B1E8">
      <w:start w:val="1"/>
      <w:numFmt w:val="decimal"/>
      <w:lvlText w:val="%6)"/>
      <w:lvlJc w:val="left"/>
      <w:pPr>
        <w:ind w:left="1020" w:hanging="360"/>
      </w:pPr>
    </w:lvl>
    <w:lvl w:ilvl="6" w:tplc="96CEED60">
      <w:start w:val="1"/>
      <w:numFmt w:val="decimal"/>
      <w:lvlText w:val="%7)"/>
      <w:lvlJc w:val="left"/>
      <w:pPr>
        <w:ind w:left="1020" w:hanging="360"/>
      </w:pPr>
    </w:lvl>
    <w:lvl w:ilvl="7" w:tplc="0722E8D2">
      <w:start w:val="1"/>
      <w:numFmt w:val="decimal"/>
      <w:lvlText w:val="%8)"/>
      <w:lvlJc w:val="left"/>
      <w:pPr>
        <w:ind w:left="1020" w:hanging="360"/>
      </w:pPr>
    </w:lvl>
    <w:lvl w:ilvl="8" w:tplc="76620CA4">
      <w:start w:val="1"/>
      <w:numFmt w:val="decimal"/>
      <w:lvlText w:val="%9)"/>
      <w:lvlJc w:val="left"/>
      <w:pPr>
        <w:ind w:left="1020" w:hanging="360"/>
      </w:pPr>
    </w:lvl>
  </w:abstractNum>
  <w:abstractNum w:abstractNumId="9" w15:restartNumberingAfterBreak="0">
    <w:nsid w:val="0BEA50B7"/>
    <w:multiLevelType w:val="multilevel"/>
    <w:tmpl w:val="D5BAC508"/>
    <w:lvl w:ilvl="0">
      <w:start w:val="1"/>
      <w:numFmt w:val="decimal"/>
      <w:pStyle w:val="Heading1NUM"/>
      <w:lvlText w:val="%1"/>
      <w:lvlJc w:val="left"/>
      <w:pPr>
        <w:ind w:left="432" w:hanging="432"/>
      </w:pPr>
    </w:lvl>
    <w:lvl w:ilvl="1">
      <w:start w:val="1"/>
      <w:numFmt w:val="decimal"/>
      <w:pStyle w:val="Heading2NUM"/>
      <w:lvlText w:val="%1.%2"/>
      <w:lvlJc w:val="left"/>
      <w:pPr>
        <w:ind w:left="576" w:hanging="576"/>
      </w:pPr>
    </w:lvl>
    <w:lvl w:ilvl="2">
      <w:start w:val="1"/>
      <w:numFmt w:val="decimal"/>
      <w:pStyle w:val="Heading3NUM"/>
      <w:lvlText w:val="%1.%2.%3"/>
      <w:lvlJc w:val="left"/>
      <w:pPr>
        <w:ind w:left="720" w:hanging="720"/>
      </w:pPr>
    </w:lvl>
    <w:lvl w:ilvl="3">
      <w:start w:val="1"/>
      <w:numFmt w:val="decimal"/>
      <w:pStyle w:val="Heading4NUM"/>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0F875CF0"/>
    <w:multiLevelType w:val="multilevel"/>
    <w:tmpl w:val="4F668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3777628"/>
    <w:multiLevelType w:val="hybridMultilevel"/>
    <w:tmpl w:val="F38A998E"/>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7D15ED3"/>
    <w:multiLevelType w:val="multilevel"/>
    <w:tmpl w:val="0470B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C023711"/>
    <w:multiLevelType w:val="multilevel"/>
    <w:tmpl w:val="84C4C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CB62B9E"/>
    <w:multiLevelType w:val="hybridMultilevel"/>
    <w:tmpl w:val="B4EA0244"/>
    <w:lvl w:ilvl="0" w:tplc="E3A23968">
      <w:start w:val="1"/>
      <w:numFmt w:val="bullet"/>
      <w:lvlText w:val=""/>
      <w:lvlJc w:val="left"/>
      <w:pPr>
        <w:ind w:left="360" w:hanging="360"/>
      </w:pPr>
      <w:rPr>
        <w:rFonts w:ascii="Symbol" w:hAnsi="Symbol" w:hint="default"/>
      </w:rPr>
    </w:lvl>
    <w:lvl w:ilvl="1" w:tplc="BC602180">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1FEA14FE"/>
    <w:multiLevelType w:val="hybridMultilevel"/>
    <w:tmpl w:val="2A6262AA"/>
    <w:lvl w:ilvl="0" w:tplc="9F3A122E">
      <w:start w:val="1"/>
      <w:numFmt w:val="bullet"/>
      <w:lvlText w:val=""/>
      <w:lvlJc w:val="left"/>
      <w:pPr>
        <w:ind w:left="1440" w:hanging="360"/>
      </w:pPr>
      <w:rPr>
        <w:rFonts w:ascii="Symbol" w:hAnsi="Symbol"/>
      </w:rPr>
    </w:lvl>
    <w:lvl w:ilvl="1" w:tplc="DA4C50BC">
      <w:start w:val="1"/>
      <w:numFmt w:val="bullet"/>
      <w:lvlText w:val=""/>
      <w:lvlJc w:val="left"/>
      <w:pPr>
        <w:ind w:left="1440" w:hanging="360"/>
      </w:pPr>
      <w:rPr>
        <w:rFonts w:ascii="Symbol" w:hAnsi="Symbol"/>
      </w:rPr>
    </w:lvl>
    <w:lvl w:ilvl="2" w:tplc="9F005FB4">
      <w:start w:val="1"/>
      <w:numFmt w:val="bullet"/>
      <w:lvlText w:val=""/>
      <w:lvlJc w:val="left"/>
      <w:pPr>
        <w:ind w:left="1440" w:hanging="360"/>
      </w:pPr>
      <w:rPr>
        <w:rFonts w:ascii="Symbol" w:hAnsi="Symbol"/>
      </w:rPr>
    </w:lvl>
    <w:lvl w:ilvl="3" w:tplc="19DE9C78">
      <w:start w:val="1"/>
      <w:numFmt w:val="bullet"/>
      <w:lvlText w:val=""/>
      <w:lvlJc w:val="left"/>
      <w:pPr>
        <w:ind w:left="1440" w:hanging="360"/>
      </w:pPr>
      <w:rPr>
        <w:rFonts w:ascii="Symbol" w:hAnsi="Symbol"/>
      </w:rPr>
    </w:lvl>
    <w:lvl w:ilvl="4" w:tplc="4D725BCE">
      <w:start w:val="1"/>
      <w:numFmt w:val="bullet"/>
      <w:lvlText w:val=""/>
      <w:lvlJc w:val="left"/>
      <w:pPr>
        <w:ind w:left="1440" w:hanging="360"/>
      </w:pPr>
      <w:rPr>
        <w:rFonts w:ascii="Symbol" w:hAnsi="Symbol"/>
      </w:rPr>
    </w:lvl>
    <w:lvl w:ilvl="5" w:tplc="59C8D6F4">
      <w:start w:val="1"/>
      <w:numFmt w:val="bullet"/>
      <w:lvlText w:val=""/>
      <w:lvlJc w:val="left"/>
      <w:pPr>
        <w:ind w:left="1440" w:hanging="360"/>
      </w:pPr>
      <w:rPr>
        <w:rFonts w:ascii="Symbol" w:hAnsi="Symbol"/>
      </w:rPr>
    </w:lvl>
    <w:lvl w:ilvl="6" w:tplc="DF623B26">
      <w:start w:val="1"/>
      <w:numFmt w:val="bullet"/>
      <w:lvlText w:val=""/>
      <w:lvlJc w:val="left"/>
      <w:pPr>
        <w:ind w:left="1440" w:hanging="360"/>
      </w:pPr>
      <w:rPr>
        <w:rFonts w:ascii="Symbol" w:hAnsi="Symbol"/>
      </w:rPr>
    </w:lvl>
    <w:lvl w:ilvl="7" w:tplc="7E18BF3E">
      <w:start w:val="1"/>
      <w:numFmt w:val="bullet"/>
      <w:lvlText w:val=""/>
      <w:lvlJc w:val="left"/>
      <w:pPr>
        <w:ind w:left="1440" w:hanging="360"/>
      </w:pPr>
      <w:rPr>
        <w:rFonts w:ascii="Symbol" w:hAnsi="Symbol"/>
      </w:rPr>
    </w:lvl>
    <w:lvl w:ilvl="8" w:tplc="223A61C6">
      <w:start w:val="1"/>
      <w:numFmt w:val="bullet"/>
      <w:lvlText w:val=""/>
      <w:lvlJc w:val="left"/>
      <w:pPr>
        <w:ind w:left="1440" w:hanging="360"/>
      </w:pPr>
      <w:rPr>
        <w:rFonts w:ascii="Symbol" w:hAnsi="Symbol"/>
      </w:rPr>
    </w:lvl>
  </w:abstractNum>
  <w:abstractNum w:abstractNumId="16" w15:restartNumberingAfterBreak="0">
    <w:nsid w:val="214477AD"/>
    <w:multiLevelType w:val="hybridMultilevel"/>
    <w:tmpl w:val="8E3C186C"/>
    <w:lvl w:ilvl="0" w:tplc="0409000F">
      <w:start w:val="1"/>
      <w:numFmt w:val="decimal"/>
      <w:lvlText w:val="%1."/>
      <w:lvlJc w:val="left"/>
      <w:pPr>
        <w:ind w:left="720" w:hanging="360"/>
      </w:pPr>
      <w:rPr>
        <w:rFonts w:hint="default"/>
        <w:i/>
        <w:u w:val="doubl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26E00AB"/>
    <w:multiLevelType w:val="multilevel"/>
    <w:tmpl w:val="B8982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87F4989"/>
    <w:multiLevelType w:val="multilevel"/>
    <w:tmpl w:val="8C48151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 w15:restartNumberingAfterBreak="0">
    <w:nsid w:val="2FFA39FD"/>
    <w:multiLevelType w:val="hybridMultilevel"/>
    <w:tmpl w:val="7486B082"/>
    <w:lvl w:ilvl="0" w:tplc="60DC465A">
      <w:start w:val="1"/>
      <w:numFmt w:val="bullet"/>
      <w:pStyle w:val="Tablebullet1"/>
      <w:lvlText w:val=""/>
      <w:lvlJc w:val="left"/>
      <w:pPr>
        <w:ind w:left="360" w:hanging="360"/>
      </w:pPr>
      <w:rPr>
        <w:rFonts w:ascii="Symbol" w:hAnsi="Symbol" w:hint="default"/>
        <w:color w:val="0E2841" w:themeColor="tex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05265E1"/>
    <w:multiLevelType w:val="multilevel"/>
    <w:tmpl w:val="506CA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18D2FAC"/>
    <w:multiLevelType w:val="hybridMultilevel"/>
    <w:tmpl w:val="5080A20A"/>
    <w:lvl w:ilvl="0" w:tplc="E332A5BE">
      <w:start w:val="1"/>
      <w:numFmt w:val="decimal"/>
      <w:lvlText w:val="%1."/>
      <w:lvlJc w:val="left"/>
      <w:pPr>
        <w:ind w:left="720" w:hanging="360"/>
      </w:pPr>
      <w:rPr>
        <w:rFonts w:hint="default"/>
        <w:b w:val="0"/>
        <w:bCs w:val="0"/>
        <w:color w:val="0E2841" w:themeColor="text2"/>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34EF761D"/>
    <w:multiLevelType w:val="multilevel"/>
    <w:tmpl w:val="175C6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8037710"/>
    <w:multiLevelType w:val="hybridMultilevel"/>
    <w:tmpl w:val="C8700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B667691"/>
    <w:multiLevelType w:val="hybridMultilevel"/>
    <w:tmpl w:val="D88AE182"/>
    <w:lvl w:ilvl="0" w:tplc="676AD83A">
      <w:start w:val="1"/>
      <w:numFmt w:val="bullet"/>
      <w:lvlText w:val=""/>
      <w:lvlJc w:val="left"/>
      <w:pPr>
        <w:ind w:left="360" w:hanging="360"/>
      </w:pPr>
      <w:rPr>
        <w:rFonts w:ascii="Symbol" w:hAnsi="Symbol" w:hint="default"/>
        <w:color w:val="008272"/>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5" w15:restartNumberingAfterBreak="0">
    <w:nsid w:val="3F2061C6"/>
    <w:multiLevelType w:val="hybridMultilevel"/>
    <w:tmpl w:val="386E2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FE753B4"/>
    <w:multiLevelType w:val="hybridMultilevel"/>
    <w:tmpl w:val="C0D417EE"/>
    <w:lvl w:ilvl="0" w:tplc="FCA2982C">
      <w:start w:val="1"/>
      <w:numFmt w:val="decimal"/>
      <w:lvlText w:val="%1)"/>
      <w:lvlJc w:val="left"/>
      <w:pPr>
        <w:ind w:left="1440" w:hanging="360"/>
      </w:pPr>
    </w:lvl>
    <w:lvl w:ilvl="1" w:tplc="6882A4F0">
      <w:start w:val="1"/>
      <w:numFmt w:val="lowerLetter"/>
      <w:lvlText w:val="%2."/>
      <w:lvlJc w:val="left"/>
      <w:pPr>
        <w:ind w:left="2160" w:hanging="360"/>
      </w:pPr>
    </w:lvl>
    <w:lvl w:ilvl="2" w:tplc="4DA88F44">
      <w:start w:val="1"/>
      <w:numFmt w:val="lowerRoman"/>
      <w:lvlText w:val="%3."/>
      <w:lvlJc w:val="right"/>
      <w:pPr>
        <w:ind w:left="2880" w:hanging="360"/>
      </w:pPr>
    </w:lvl>
    <w:lvl w:ilvl="3" w:tplc="6D78FDC4">
      <w:start w:val="1"/>
      <w:numFmt w:val="decimal"/>
      <w:lvlText w:val="%4."/>
      <w:lvlJc w:val="left"/>
      <w:pPr>
        <w:ind w:left="3600" w:hanging="360"/>
      </w:pPr>
    </w:lvl>
    <w:lvl w:ilvl="4" w:tplc="08DAD21E">
      <w:start w:val="1"/>
      <w:numFmt w:val="decimal"/>
      <w:lvlText w:val="%5)"/>
      <w:lvlJc w:val="left"/>
      <w:pPr>
        <w:ind w:left="1440" w:hanging="360"/>
      </w:pPr>
    </w:lvl>
    <w:lvl w:ilvl="5" w:tplc="4EFC790E">
      <w:start w:val="1"/>
      <w:numFmt w:val="decimal"/>
      <w:lvlText w:val="%6)"/>
      <w:lvlJc w:val="left"/>
      <w:pPr>
        <w:ind w:left="1440" w:hanging="360"/>
      </w:pPr>
    </w:lvl>
    <w:lvl w:ilvl="6" w:tplc="B2C0170A">
      <w:start w:val="1"/>
      <w:numFmt w:val="decimal"/>
      <w:lvlText w:val="%7)"/>
      <w:lvlJc w:val="left"/>
      <w:pPr>
        <w:ind w:left="1440" w:hanging="360"/>
      </w:pPr>
    </w:lvl>
    <w:lvl w:ilvl="7" w:tplc="5FD256E0">
      <w:start w:val="1"/>
      <w:numFmt w:val="decimal"/>
      <w:lvlText w:val="%8)"/>
      <w:lvlJc w:val="left"/>
      <w:pPr>
        <w:ind w:left="1440" w:hanging="360"/>
      </w:pPr>
    </w:lvl>
    <w:lvl w:ilvl="8" w:tplc="2D4AF3F8">
      <w:start w:val="1"/>
      <w:numFmt w:val="decimal"/>
      <w:lvlText w:val="%9)"/>
      <w:lvlJc w:val="left"/>
      <w:pPr>
        <w:ind w:left="1440" w:hanging="360"/>
      </w:pPr>
    </w:lvl>
  </w:abstractNum>
  <w:abstractNum w:abstractNumId="27" w15:restartNumberingAfterBreak="0">
    <w:nsid w:val="40BA5FBE"/>
    <w:multiLevelType w:val="hybridMultilevel"/>
    <w:tmpl w:val="B0A669A6"/>
    <w:lvl w:ilvl="0" w:tplc="7360890A">
      <w:start w:val="1"/>
      <w:numFmt w:val="decimal"/>
      <w:lvlText w:val="%1)"/>
      <w:lvlJc w:val="left"/>
      <w:pPr>
        <w:ind w:left="1020" w:hanging="360"/>
      </w:pPr>
    </w:lvl>
    <w:lvl w:ilvl="1" w:tplc="B6D83364">
      <w:start w:val="1"/>
      <w:numFmt w:val="decimal"/>
      <w:lvlText w:val="%2)"/>
      <w:lvlJc w:val="left"/>
      <w:pPr>
        <w:ind w:left="1020" w:hanging="360"/>
      </w:pPr>
    </w:lvl>
    <w:lvl w:ilvl="2" w:tplc="F56A7F62">
      <w:start w:val="1"/>
      <w:numFmt w:val="decimal"/>
      <w:lvlText w:val="%3)"/>
      <w:lvlJc w:val="left"/>
      <w:pPr>
        <w:ind w:left="1020" w:hanging="360"/>
      </w:pPr>
    </w:lvl>
    <w:lvl w:ilvl="3" w:tplc="42BA3752">
      <w:start w:val="1"/>
      <w:numFmt w:val="decimal"/>
      <w:lvlText w:val="%4)"/>
      <w:lvlJc w:val="left"/>
      <w:pPr>
        <w:ind w:left="1020" w:hanging="360"/>
      </w:pPr>
    </w:lvl>
    <w:lvl w:ilvl="4" w:tplc="C7E2C532">
      <w:start w:val="1"/>
      <w:numFmt w:val="decimal"/>
      <w:lvlText w:val="%5)"/>
      <w:lvlJc w:val="left"/>
      <w:pPr>
        <w:ind w:left="1020" w:hanging="360"/>
      </w:pPr>
    </w:lvl>
    <w:lvl w:ilvl="5" w:tplc="C2A853E8">
      <w:start w:val="1"/>
      <w:numFmt w:val="decimal"/>
      <w:lvlText w:val="%6)"/>
      <w:lvlJc w:val="left"/>
      <w:pPr>
        <w:ind w:left="1020" w:hanging="360"/>
      </w:pPr>
    </w:lvl>
    <w:lvl w:ilvl="6" w:tplc="4524EF6C">
      <w:start w:val="1"/>
      <w:numFmt w:val="decimal"/>
      <w:lvlText w:val="%7)"/>
      <w:lvlJc w:val="left"/>
      <w:pPr>
        <w:ind w:left="1020" w:hanging="360"/>
      </w:pPr>
    </w:lvl>
    <w:lvl w:ilvl="7" w:tplc="BC406FF0">
      <w:start w:val="1"/>
      <w:numFmt w:val="decimal"/>
      <w:lvlText w:val="%8)"/>
      <w:lvlJc w:val="left"/>
      <w:pPr>
        <w:ind w:left="1020" w:hanging="360"/>
      </w:pPr>
    </w:lvl>
    <w:lvl w:ilvl="8" w:tplc="A572A1D8">
      <w:start w:val="1"/>
      <w:numFmt w:val="decimal"/>
      <w:lvlText w:val="%9)"/>
      <w:lvlJc w:val="left"/>
      <w:pPr>
        <w:ind w:left="1020" w:hanging="360"/>
      </w:pPr>
    </w:lvl>
  </w:abstractNum>
  <w:abstractNum w:abstractNumId="28" w15:restartNumberingAfterBreak="0">
    <w:nsid w:val="45286566"/>
    <w:multiLevelType w:val="multilevel"/>
    <w:tmpl w:val="BFEA11AE"/>
    <w:styleLink w:val="NumberBulletStylesMS"/>
    <w:lvl w:ilvl="0">
      <w:start w:val="1"/>
      <w:numFmt w:val="decimal"/>
      <w:lvlText w:val="%1."/>
      <w:lvlJc w:val="left"/>
      <w:pPr>
        <w:ind w:left="288" w:hanging="288"/>
      </w:pPr>
      <w:rPr>
        <w:rFonts w:ascii="Segoe Light" w:hAnsi="Segoe Light" w:hint="default"/>
        <w:color w:val="557EB9"/>
        <w:sz w:val="20"/>
      </w:rPr>
    </w:lvl>
    <w:lvl w:ilvl="1">
      <w:start w:val="1"/>
      <w:numFmt w:val="lowerLetter"/>
      <w:lvlText w:val="%2."/>
      <w:lvlJc w:val="left"/>
      <w:pPr>
        <w:ind w:left="576" w:hanging="288"/>
      </w:pPr>
      <w:rPr>
        <w:rFonts w:ascii="Segoe Light" w:hAnsi="Segoe Light" w:hint="default"/>
        <w:b w:val="0"/>
        <w:i w:val="0"/>
        <w:color w:val="557EB9"/>
        <w:sz w:val="20"/>
      </w:rPr>
    </w:lvl>
    <w:lvl w:ilvl="2">
      <w:start w:val="1"/>
      <w:numFmt w:val="lowerRoman"/>
      <w:lvlText w:val="%3."/>
      <w:lvlJc w:val="left"/>
      <w:pPr>
        <w:ind w:left="864" w:hanging="288"/>
      </w:pPr>
      <w:rPr>
        <w:rFonts w:ascii="Segoe Light" w:hAnsi="Segoe Light" w:hint="default"/>
        <w:b w:val="0"/>
        <w:i w:val="0"/>
        <w:color w:val="557EB9"/>
        <w:sz w:val="20"/>
      </w:rPr>
    </w:lvl>
    <w:lvl w:ilvl="3">
      <w:start w:val="1"/>
      <w:numFmt w:val="decimal"/>
      <w:lvlText w:val="%4."/>
      <w:lvlJc w:val="left"/>
      <w:pPr>
        <w:ind w:left="1152" w:hanging="288"/>
      </w:pPr>
      <w:rPr>
        <w:rFonts w:ascii="Segoe Light" w:hAnsi="Segoe Light" w:hint="default"/>
        <w:b w:val="0"/>
        <w:i w:val="0"/>
        <w:color w:val="557EB9"/>
        <w:sz w:val="20"/>
      </w:rPr>
    </w:lvl>
    <w:lvl w:ilvl="4">
      <w:start w:val="1"/>
      <w:numFmt w:val="lowerLetter"/>
      <w:lvlText w:val="%5."/>
      <w:lvlJc w:val="left"/>
      <w:pPr>
        <w:ind w:left="1440" w:hanging="288"/>
      </w:pPr>
      <w:rPr>
        <w:rFonts w:ascii="Segoe Light" w:hAnsi="Segoe Light" w:hint="default"/>
        <w:b w:val="0"/>
        <w:i w:val="0"/>
        <w:color w:val="557EB9"/>
        <w:sz w:val="20"/>
      </w:rPr>
    </w:lvl>
    <w:lvl w:ilvl="5">
      <w:start w:val="1"/>
      <w:numFmt w:val="none"/>
      <w:lvlText w:val="%6"/>
      <w:lvlJc w:val="right"/>
      <w:pPr>
        <w:ind w:left="3960" w:hanging="180"/>
      </w:pPr>
      <w:rPr>
        <w:rFonts w:hint="default"/>
      </w:rPr>
    </w:lvl>
    <w:lvl w:ilvl="6">
      <w:start w:val="1"/>
      <w:numFmt w:val="none"/>
      <w:lvlText w:val="%7"/>
      <w:lvlJc w:val="left"/>
      <w:pPr>
        <w:ind w:left="4680" w:hanging="360"/>
      </w:pPr>
      <w:rPr>
        <w:rFonts w:hint="default"/>
      </w:rPr>
    </w:lvl>
    <w:lvl w:ilvl="7">
      <w:start w:val="1"/>
      <w:numFmt w:val="none"/>
      <w:lvlText w:val="%8"/>
      <w:lvlJc w:val="left"/>
      <w:pPr>
        <w:ind w:left="5400" w:hanging="360"/>
      </w:pPr>
      <w:rPr>
        <w:rFonts w:hint="default"/>
      </w:rPr>
    </w:lvl>
    <w:lvl w:ilvl="8">
      <w:start w:val="1"/>
      <w:numFmt w:val="none"/>
      <w:lvlText w:val="%9"/>
      <w:lvlJc w:val="right"/>
      <w:pPr>
        <w:ind w:left="6120" w:hanging="180"/>
      </w:pPr>
      <w:rPr>
        <w:rFonts w:hint="default"/>
      </w:rPr>
    </w:lvl>
  </w:abstractNum>
  <w:abstractNum w:abstractNumId="29" w15:restartNumberingAfterBreak="0">
    <w:nsid w:val="463D57EE"/>
    <w:multiLevelType w:val="hybridMultilevel"/>
    <w:tmpl w:val="FE9E89D8"/>
    <w:lvl w:ilvl="0" w:tplc="821CC9DC">
      <w:start w:val="1"/>
      <w:numFmt w:val="bullet"/>
      <w:pStyle w:val="Bullet1"/>
      <w:lvlText w:val=""/>
      <w:lvlJc w:val="left"/>
      <w:pPr>
        <w:ind w:left="720" w:hanging="360"/>
      </w:pPr>
      <w:rPr>
        <w:rFonts w:ascii="Symbol" w:hAnsi="Symbol" w:hint="default"/>
      </w:rPr>
    </w:lvl>
    <w:lvl w:ilvl="1" w:tplc="5C4E7D24">
      <w:start w:val="1"/>
      <w:numFmt w:val="bullet"/>
      <w:pStyle w:val="Bullet2"/>
      <w:lvlText w:val="o"/>
      <w:lvlJc w:val="left"/>
      <w:pPr>
        <w:ind w:left="1440" w:hanging="360"/>
      </w:pPr>
      <w:rPr>
        <w:rFonts w:ascii="Courier New" w:hAnsi="Courier New" w:cs="Courier New" w:hint="default"/>
      </w:rPr>
    </w:lvl>
    <w:lvl w:ilvl="2" w:tplc="10A4BBE0">
      <w:start w:val="1"/>
      <w:numFmt w:val="bullet"/>
      <w:pStyle w:val="Bullet3"/>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79613DF"/>
    <w:multiLevelType w:val="hybridMultilevel"/>
    <w:tmpl w:val="1C7C171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720" w:hanging="360"/>
      </w:pPr>
      <w:rPr>
        <w:rFonts w:ascii="Wingdings" w:hAnsi="Wingdings" w:hint="default"/>
      </w:rPr>
    </w:lvl>
    <w:lvl w:ilvl="3" w:tplc="04090001" w:tentative="1">
      <w:start w:val="1"/>
      <w:numFmt w:val="bullet"/>
      <w:lvlText w:val=""/>
      <w:lvlJc w:val="left"/>
      <w:pPr>
        <w:ind w:left="0" w:hanging="360"/>
      </w:pPr>
      <w:rPr>
        <w:rFonts w:ascii="Symbol" w:hAnsi="Symbol" w:hint="default"/>
      </w:rPr>
    </w:lvl>
    <w:lvl w:ilvl="4" w:tplc="04090003" w:tentative="1">
      <w:start w:val="1"/>
      <w:numFmt w:val="bullet"/>
      <w:lvlText w:val="o"/>
      <w:lvlJc w:val="left"/>
      <w:pPr>
        <w:ind w:left="720" w:hanging="360"/>
      </w:pPr>
      <w:rPr>
        <w:rFonts w:ascii="Courier New" w:hAnsi="Courier New" w:cs="Courier New" w:hint="default"/>
      </w:rPr>
    </w:lvl>
    <w:lvl w:ilvl="5" w:tplc="04090005" w:tentative="1">
      <w:start w:val="1"/>
      <w:numFmt w:val="bullet"/>
      <w:lvlText w:val=""/>
      <w:lvlJc w:val="left"/>
      <w:pPr>
        <w:ind w:left="1440" w:hanging="360"/>
      </w:pPr>
      <w:rPr>
        <w:rFonts w:ascii="Wingdings" w:hAnsi="Wingdings" w:hint="default"/>
      </w:rPr>
    </w:lvl>
    <w:lvl w:ilvl="6" w:tplc="04090001" w:tentative="1">
      <w:start w:val="1"/>
      <w:numFmt w:val="bullet"/>
      <w:lvlText w:val=""/>
      <w:lvlJc w:val="left"/>
      <w:pPr>
        <w:ind w:left="2160" w:hanging="360"/>
      </w:pPr>
      <w:rPr>
        <w:rFonts w:ascii="Symbol" w:hAnsi="Symbol" w:hint="default"/>
      </w:rPr>
    </w:lvl>
    <w:lvl w:ilvl="7" w:tplc="04090003" w:tentative="1">
      <w:start w:val="1"/>
      <w:numFmt w:val="bullet"/>
      <w:lvlText w:val="o"/>
      <w:lvlJc w:val="left"/>
      <w:pPr>
        <w:ind w:left="2880" w:hanging="360"/>
      </w:pPr>
      <w:rPr>
        <w:rFonts w:ascii="Courier New" w:hAnsi="Courier New" w:cs="Courier New" w:hint="default"/>
      </w:rPr>
    </w:lvl>
    <w:lvl w:ilvl="8" w:tplc="04090005" w:tentative="1">
      <w:start w:val="1"/>
      <w:numFmt w:val="bullet"/>
      <w:lvlText w:val=""/>
      <w:lvlJc w:val="left"/>
      <w:pPr>
        <w:ind w:left="3600" w:hanging="360"/>
      </w:pPr>
      <w:rPr>
        <w:rFonts w:ascii="Wingdings" w:hAnsi="Wingdings" w:hint="default"/>
      </w:rPr>
    </w:lvl>
  </w:abstractNum>
  <w:abstractNum w:abstractNumId="31" w15:restartNumberingAfterBreak="0">
    <w:nsid w:val="482E60DA"/>
    <w:multiLevelType w:val="hybridMultilevel"/>
    <w:tmpl w:val="4B4C09D6"/>
    <w:lvl w:ilvl="0" w:tplc="DFFA1F84">
      <w:numFmt w:val="bullet"/>
      <w:lvlText w:val="•"/>
      <w:lvlJc w:val="left"/>
      <w:pPr>
        <w:ind w:left="1080" w:hanging="720"/>
      </w:pPr>
      <w:rPr>
        <w:rFonts w:ascii="Segoe Sans Text" w:eastAsiaTheme="minorHAnsi" w:hAnsi="Segoe Sans Text" w:cs="Segoe Sans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1DE7B31"/>
    <w:multiLevelType w:val="hybridMultilevel"/>
    <w:tmpl w:val="A95810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54A51573"/>
    <w:multiLevelType w:val="hybridMultilevel"/>
    <w:tmpl w:val="40D0D9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78A1B77"/>
    <w:multiLevelType w:val="multilevel"/>
    <w:tmpl w:val="ACB67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7A10360"/>
    <w:multiLevelType w:val="hybridMultilevel"/>
    <w:tmpl w:val="EA6CBCA0"/>
    <w:lvl w:ilvl="0" w:tplc="B28294EC">
      <w:start w:val="1"/>
      <w:numFmt w:val="decimal"/>
      <w:lvlText w:val="%1)"/>
      <w:lvlJc w:val="left"/>
      <w:pPr>
        <w:ind w:left="1440" w:hanging="360"/>
      </w:pPr>
    </w:lvl>
    <w:lvl w:ilvl="1" w:tplc="8E222C6E">
      <w:start w:val="1"/>
      <w:numFmt w:val="lowerLetter"/>
      <w:lvlText w:val="%2."/>
      <w:lvlJc w:val="left"/>
      <w:pPr>
        <w:ind w:left="2160" w:hanging="360"/>
      </w:pPr>
    </w:lvl>
    <w:lvl w:ilvl="2" w:tplc="9EB4CC1A">
      <w:start w:val="1"/>
      <w:numFmt w:val="lowerRoman"/>
      <w:lvlText w:val="%3."/>
      <w:lvlJc w:val="right"/>
      <w:pPr>
        <w:ind w:left="2880" w:hanging="360"/>
      </w:pPr>
    </w:lvl>
    <w:lvl w:ilvl="3" w:tplc="EE5CCA46">
      <w:start w:val="1"/>
      <w:numFmt w:val="decimal"/>
      <w:lvlText w:val="%4."/>
      <w:lvlJc w:val="left"/>
      <w:pPr>
        <w:ind w:left="3600" w:hanging="360"/>
      </w:pPr>
    </w:lvl>
    <w:lvl w:ilvl="4" w:tplc="4BFC5C4E">
      <w:start w:val="1"/>
      <w:numFmt w:val="decimal"/>
      <w:lvlText w:val="%5)"/>
      <w:lvlJc w:val="left"/>
      <w:pPr>
        <w:ind w:left="1440" w:hanging="360"/>
      </w:pPr>
    </w:lvl>
    <w:lvl w:ilvl="5" w:tplc="832EDDD2">
      <w:start w:val="1"/>
      <w:numFmt w:val="decimal"/>
      <w:lvlText w:val="%6)"/>
      <w:lvlJc w:val="left"/>
      <w:pPr>
        <w:ind w:left="1440" w:hanging="360"/>
      </w:pPr>
    </w:lvl>
    <w:lvl w:ilvl="6" w:tplc="5848509A">
      <w:start w:val="1"/>
      <w:numFmt w:val="decimal"/>
      <w:lvlText w:val="%7)"/>
      <w:lvlJc w:val="left"/>
      <w:pPr>
        <w:ind w:left="1440" w:hanging="360"/>
      </w:pPr>
    </w:lvl>
    <w:lvl w:ilvl="7" w:tplc="90405DAC">
      <w:start w:val="1"/>
      <w:numFmt w:val="decimal"/>
      <w:lvlText w:val="%8)"/>
      <w:lvlJc w:val="left"/>
      <w:pPr>
        <w:ind w:left="1440" w:hanging="360"/>
      </w:pPr>
    </w:lvl>
    <w:lvl w:ilvl="8" w:tplc="05AC0B18">
      <w:start w:val="1"/>
      <w:numFmt w:val="decimal"/>
      <w:lvlText w:val="%9)"/>
      <w:lvlJc w:val="left"/>
      <w:pPr>
        <w:ind w:left="1440" w:hanging="360"/>
      </w:pPr>
    </w:lvl>
  </w:abstractNum>
  <w:abstractNum w:abstractNumId="36" w15:restartNumberingAfterBreak="0">
    <w:nsid w:val="5CE61D29"/>
    <w:multiLevelType w:val="multilevel"/>
    <w:tmpl w:val="EEB66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3086C63"/>
    <w:multiLevelType w:val="hybridMultilevel"/>
    <w:tmpl w:val="CA303468"/>
    <w:lvl w:ilvl="0" w:tplc="91607860">
      <w:start w:val="1"/>
      <w:numFmt w:val="bullet"/>
      <w:pStyle w:val="Tablebullet2"/>
      <w:lvlText w:val="o"/>
      <w:lvlJc w:val="left"/>
      <w:pPr>
        <w:ind w:left="1170" w:hanging="360"/>
      </w:pPr>
      <w:rPr>
        <w:rFonts w:ascii="Courier New" w:hAnsi="Courier New" w:hint="default"/>
        <w:color w:val="474747"/>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8" w15:restartNumberingAfterBreak="0">
    <w:nsid w:val="63197EE4"/>
    <w:multiLevelType w:val="multilevel"/>
    <w:tmpl w:val="A6384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3520DB5"/>
    <w:multiLevelType w:val="multilevel"/>
    <w:tmpl w:val="353CCDEA"/>
    <w:lvl w:ilvl="0">
      <w:start w:val="1"/>
      <w:numFmt w:val="decimal"/>
      <w:lvlText w:val="%1."/>
      <w:lvlJc w:val="left"/>
      <w:pPr>
        <w:ind w:left="360" w:hanging="360"/>
      </w:pPr>
      <w:rPr>
        <w:rFonts w:hint="default"/>
      </w:r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699844F4"/>
    <w:multiLevelType w:val="multilevel"/>
    <w:tmpl w:val="011A9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C374B65"/>
    <w:multiLevelType w:val="multilevel"/>
    <w:tmpl w:val="5CE8C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C5F44D2"/>
    <w:multiLevelType w:val="hybridMultilevel"/>
    <w:tmpl w:val="7F1CDD00"/>
    <w:lvl w:ilvl="0" w:tplc="04090001">
      <w:start w:val="1"/>
      <w:numFmt w:val="bullet"/>
      <w:lvlText w:val=""/>
      <w:lvlJc w:val="left"/>
      <w:pPr>
        <w:ind w:left="696" w:hanging="360"/>
      </w:pPr>
      <w:rPr>
        <w:rFonts w:ascii="Symbol" w:hAnsi="Symbol" w:hint="default"/>
      </w:rPr>
    </w:lvl>
    <w:lvl w:ilvl="1" w:tplc="04090003">
      <w:start w:val="1"/>
      <w:numFmt w:val="bullet"/>
      <w:lvlText w:val="o"/>
      <w:lvlJc w:val="left"/>
      <w:pPr>
        <w:ind w:left="1416" w:hanging="360"/>
      </w:pPr>
      <w:rPr>
        <w:rFonts w:ascii="Courier New" w:hAnsi="Courier New" w:cs="Courier New" w:hint="default"/>
      </w:rPr>
    </w:lvl>
    <w:lvl w:ilvl="2" w:tplc="04090005" w:tentative="1">
      <w:start w:val="1"/>
      <w:numFmt w:val="bullet"/>
      <w:lvlText w:val=""/>
      <w:lvlJc w:val="left"/>
      <w:pPr>
        <w:ind w:left="2136" w:hanging="360"/>
      </w:pPr>
      <w:rPr>
        <w:rFonts w:ascii="Wingdings" w:hAnsi="Wingdings" w:hint="default"/>
      </w:rPr>
    </w:lvl>
    <w:lvl w:ilvl="3" w:tplc="04090001" w:tentative="1">
      <w:start w:val="1"/>
      <w:numFmt w:val="bullet"/>
      <w:lvlText w:val=""/>
      <w:lvlJc w:val="left"/>
      <w:pPr>
        <w:ind w:left="2856" w:hanging="360"/>
      </w:pPr>
      <w:rPr>
        <w:rFonts w:ascii="Symbol" w:hAnsi="Symbol" w:hint="default"/>
      </w:rPr>
    </w:lvl>
    <w:lvl w:ilvl="4" w:tplc="04090003" w:tentative="1">
      <w:start w:val="1"/>
      <w:numFmt w:val="bullet"/>
      <w:lvlText w:val="o"/>
      <w:lvlJc w:val="left"/>
      <w:pPr>
        <w:ind w:left="3576" w:hanging="360"/>
      </w:pPr>
      <w:rPr>
        <w:rFonts w:ascii="Courier New" w:hAnsi="Courier New" w:cs="Courier New" w:hint="default"/>
      </w:rPr>
    </w:lvl>
    <w:lvl w:ilvl="5" w:tplc="04090005" w:tentative="1">
      <w:start w:val="1"/>
      <w:numFmt w:val="bullet"/>
      <w:lvlText w:val=""/>
      <w:lvlJc w:val="left"/>
      <w:pPr>
        <w:ind w:left="4296" w:hanging="360"/>
      </w:pPr>
      <w:rPr>
        <w:rFonts w:ascii="Wingdings" w:hAnsi="Wingdings" w:hint="default"/>
      </w:rPr>
    </w:lvl>
    <w:lvl w:ilvl="6" w:tplc="04090001" w:tentative="1">
      <w:start w:val="1"/>
      <w:numFmt w:val="bullet"/>
      <w:lvlText w:val=""/>
      <w:lvlJc w:val="left"/>
      <w:pPr>
        <w:ind w:left="5016" w:hanging="360"/>
      </w:pPr>
      <w:rPr>
        <w:rFonts w:ascii="Symbol" w:hAnsi="Symbol" w:hint="default"/>
      </w:rPr>
    </w:lvl>
    <w:lvl w:ilvl="7" w:tplc="04090003" w:tentative="1">
      <w:start w:val="1"/>
      <w:numFmt w:val="bullet"/>
      <w:lvlText w:val="o"/>
      <w:lvlJc w:val="left"/>
      <w:pPr>
        <w:ind w:left="5736" w:hanging="360"/>
      </w:pPr>
      <w:rPr>
        <w:rFonts w:ascii="Courier New" w:hAnsi="Courier New" w:cs="Courier New" w:hint="default"/>
      </w:rPr>
    </w:lvl>
    <w:lvl w:ilvl="8" w:tplc="04090005" w:tentative="1">
      <w:start w:val="1"/>
      <w:numFmt w:val="bullet"/>
      <w:lvlText w:val=""/>
      <w:lvlJc w:val="left"/>
      <w:pPr>
        <w:ind w:left="6456" w:hanging="360"/>
      </w:pPr>
      <w:rPr>
        <w:rFonts w:ascii="Wingdings" w:hAnsi="Wingdings" w:hint="default"/>
      </w:rPr>
    </w:lvl>
  </w:abstractNum>
  <w:abstractNum w:abstractNumId="43" w15:restartNumberingAfterBreak="0">
    <w:nsid w:val="6D8C749C"/>
    <w:multiLevelType w:val="multilevel"/>
    <w:tmpl w:val="FB2E989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6DAF2C0E"/>
    <w:multiLevelType w:val="multilevel"/>
    <w:tmpl w:val="835E1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E132642"/>
    <w:multiLevelType w:val="multilevel"/>
    <w:tmpl w:val="BB78A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A8632A4"/>
    <w:multiLevelType w:val="hybridMultilevel"/>
    <w:tmpl w:val="FCF63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36984751">
    <w:abstractNumId w:val="19"/>
  </w:num>
  <w:num w:numId="2" w16cid:durableId="397097970">
    <w:abstractNumId w:val="43"/>
  </w:num>
  <w:num w:numId="3" w16cid:durableId="2090998929">
    <w:abstractNumId w:val="14"/>
  </w:num>
  <w:num w:numId="4" w16cid:durableId="1195077590">
    <w:abstractNumId w:val="29"/>
  </w:num>
  <w:num w:numId="5" w16cid:durableId="1231039089">
    <w:abstractNumId w:val="31"/>
  </w:num>
  <w:num w:numId="6" w16cid:durableId="410662381">
    <w:abstractNumId w:val="7"/>
  </w:num>
  <w:num w:numId="7" w16cid:durableId="1523276182">
    <w:abstractNumId w:val="9"/>
  </w:num>
  <w:num w:numId="8" w16cid:durableId="1504318105">
    <w:abstractNumId w:val="14"/>
  </w:num>
  <w:num w:numId="9" w16cid:durableId="1059326823">
    <w:abstractNumId w:val="16"/>
  </w:num>
  <w:num w:numId="10" w16cid:durableId="238831525">
    <w:abstractNumId w:val="30"/>
  </w:num>
  <w:num w:numId="11" w16cid:durableId="625358669">
    <w:abstractNumId w:val="12"/>
  </w:num>
  <w:num w:numId="12" w16cid:durableId="2121215478">
    <w:abstractNumId w:val="22"/>
  </w:num>
  <w:num w:numId="13" w16cid:durableId="1765224661">
    <w:abstractNumId w:val="4"/>
  </w:num>
  <w:num w:numId="14" w16cid:durableId="420957579">
    <w:abstractNumId w:val="18"/>
  </w:num>
  <w:num w:numId="15" w16cid:durableId="242449405">
    <w:abstractNumId w:val="28"/>
  </w:num>
  <w:num w:numId="16" w16cid:durableId="1486773486">
    <w:abstractNumId w:val="24"/>
  </w:num>
  <w:num w:numId="17" w16cid:durableId="279843923">
    <w:abstractNumId w:val="17"/>
  </w:num>
  <w:num w:numId="18" w16cid:durableId="2031026941">
    <w:abstractNumId w:val="34"/>
  </w:num>
  <w:num w:numId="19" w16cid:durableId="1787264471">
    <w:abstractNumId w:val="36"/>
  </w:num>
  <w:num w:numId="20" w16cid:durableId="1646660747">
    <w:abstractNumId w:val="38"/>
  </w:num>
  <w:num w:numId="21" w16cid:durableId="19552683">
    <w:abstractNumId w:val="40"/>
  </w:num>
  <w:num w:numId="22" w16cid:durableId="1489857680">
    <w:abstractNumId w:val="20"/>
  </w:num>
  <w:num w:numId="23" w16cid:durableId="868033463">
    <w:abstractNumId w:val="10"/>
  </w:num>
  <w:num w:numId="24" w16cid:durableId="623385708">
    <w:abstractNumId w:val="45"/>
  </w:num>
  <w:num w:numId="25" w16cid:durableId="1688291198">
    <w:abstractNumId w:val="13"/>
  </w:num>
  <w:num w:numId="26" w16cid:durableId="377778169">
    <w:abstractNumId w:val="44"/>
  </w:num>
  <w:num w:numId="27" w16cid:durableId="64495377">
    <w:abstractNumId w:val="41"/>
  </w:num>
  <w:num w:numId="28" w16cid:durableId="530455453">
    <w:abstractNumId w:val="6"/>
  </w:num>
  <w:num w:numId="29" w16cid:durableId="612052362">
    <w:abstractNumId w:val="23"/>
  </w:num>
  <w:num w:numId="30" w16cid:durableId="387539152">
    <w:abstractNumId w:val="32"/>
  </w:num>
  <w:num w:numId="31" w16cid:durableId="379328961">
    <w:abstractNumId w:val="25"/>
  </w:num>
  <w:num w:numId="32" w16cid:durableId="873233012">
    <w:abstractNumId w:val="8"/>
  </w:num>
  <w:num w:numId="33" w16cid:durableId="710299987">
    <w:abstractNumId w:val="27"/>
  </w:num>
  <w:num w:numId="34" w16cid:durableId="890337856">
    <w:abstractNumId w:val="15"/>
  </w:num>
  <w:num w:numId="35" w16cid:durableId="1679887256">
    <w:abstractNumId w:val="29"/>
  </w:num>
  <w:num w:numId="36" w16cid:durableId="501165120">
    <w:abstractNumId w:val="26"/>
  </w:num>
  <w:num w:numId="37" w16cid:durableId="1896810966">
    <w:abstractNumId w:val="35"/>
  </w:num>
  <w:num w:numId="38" w16cid:durableId="574357749">
    <w:abstractNumId w:val="33"/>
  </w:num>
  <w:num w:numId="39" w16cid:durableId="84421599">
    <w:abstractNumId w:val="21"/>
  </w:num>
  <w:num w:numId="40" w16cid:durableId="514929779">
    <w:abstractNumId w:val="39"/>
  </w:num>
  <w:num w:numId="41" w16cid:durableId="1746024388">
    <w:abstractNumId w:val="2"/>
  </w:num>
  <w:num w:numId="42" w16cid:durableId="1209877707">
    <w:abstractNumId w:val="37"/>
  </w:num>
  <w:num w:numId="43" w16cid:durableId="431243987">
    <w:abstractNumId w:val="42"/>
  </w:num>
  <w:num w:numId="44" w16cid:durableId="1620530434">
    <w:abstractNumId w:val="46"/>
  </w:num>
  <w:num w:numId="45" w16cid:durableId="900867178">
    <w:abstractNumId w:val="5"/>
  </w:num>
  <w:num w:numId="46" w16cid:durableId="691109506">
    <w:abstractNumId w:val="11"/>
  </w:num>
  <w:num w:numId="47" w16cid:durableId="1356420682">
    <w:abstractNumId w:val="3"/>
  </w:num>
  <w:num w:numId="48" w16cid:durableId="1369525264">
    <w:abstractNumId w:val="1"/>
  </w:num>
  <w:num w:numId="49" w16cid:durableId="48597943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dreea Gabriela Gagea">
    <w15:presenceInfo w15:providerId="AD" w15:userId="S::agagea@microsoft.com::c1709180-9a64-44b2-b859-65e3bdfcc7fc"/>
  </w15:person>
  <w15:person w15:author="Kirsten Leemans">
    <w15:presenceInfo w15:providerId="AD" w15:userId="S::kleemans@microsoft.com::0bc26aec-eb68-4bab-b4d4-c4cba069fe54"/>
  </w15:person>
  <w15:person w15:author="Saad Siddique">
    <w15:presenceInfo w15:providerId="AD" w15:userId="S::saadsiddique@microsoft.com::50249f60-8936-4166-80c9-cde9435c53d5"/>
  </w15:person>
  <w15:person w15:author="Kathleen Wilson">
    <w15:presenceInfo w15:providerId="AD" w15:userId="S::kawilson@microsoft.com::c65d4402-181f-4da1-ab7e-d6bdec880eb7"/>
  </w15:person>
  <w15:person w15:author="Gabriela Selaru">
    <w15:presenceInfo w15:providerId="AD" w15:userId="S::gselaru@microsoft.com::f3970ead-db2e-4327-954d-d5d3c3e4862a"/>
  </w15:person>
  <w15:person w15:author="Sebastian Homoc">
    <w15:presenceInfo w15:providerId="AD" w15:userId="S::shomoc@microsoft.com::cec21387-bf5a-413d-888d-4de96233215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AA4"/>
    <w:rsid w:val="000017AE"/>
    <w:rsid w:val="0000240A"/>
    <w:rsid w:val="00002962"/>
    <w:rsid w:val="000033B7"/>
    <w:rsid w:val="00003F83"/>
    <w:rsid w:val="00004E29"/>
    <w:rsid w:val="000055C1"/>
    <w:rsid w:val="0000572E"/>
    <w:rsid w:val="0000598E"/>
    <w:rsid w:val="00005CA0"/>
    <w:rsid w:val="00005EAE"/>
    <w:rsid w:val="00006200"/>
    <w:rsid w:val="00006492"/>
    <w:rsid w:val="00006957"/>
    <w:rsid w:val="00006EA1"/>
    <w:rsid w:val="00007305"/>
    <w:rsid w:val="000106A7"/>
    <w:rsid w:val="00012CD2"/>
    <w:rsid w:val="00012EAB"/>
    <w:rsid w:val="00013710"/>
    <w:rsid w:val="00013F7C"/>
    <w:rsid w:val="00013FBF"/>
    <w:rsid w:val="000148A1"/>
    <w:rsid w:val="000150B9"/>
    <w:rsid w:val="0001513C"/>
    <w:rsid w:val="00015851"/>
    <w:rsid w:val="000159AF"/>
    <w:rsid w:val="00015B67"/>
    <w:rsid w:val="00015D63"/>
    <w:rsid w:val="00016394"/>
    <w:rsid w:val="00016608"/>
    <w:rsid w:val="00016940"/>
    <w:rsid w:val="000200C8"/>
    <w:rsid w:val="000204A6"/>
    <w:rsid w:val="00020E3A"/>
    <w:rsid w:val="000219FB"/>
    <w:rsid w:val="00021F0F"/>
    <w:rsid w:val="00021F16"/>
    <w:rsid w:val="00022434"/>
    <w:rsid w:val="00022487"/>
    <w:rsid w:val="000224FE"/>
    <w:rsid w:val="00022BE3"/>
    <w:rsid w:val="00023192"/>
    <w:rsid w:val="00023389"/>
    <w:rsid w:val="00023633"/>
    <w:rsid w:val="00024AE3"/>
    <w:rsid w:val="000259F3"/>
    <w:rsid w:val="00025E8D"/>
    <w:rsid w:val="00026428"/>
    <w:rsid w:val="000266C4"/>
    <w:rsid w:val="00026821"/>
    <w:rsid w:val="00026A98"/>
    <w:rsid w:val="000270DE"/>
    <w:rsid w:val="0002752E"/>
    <w:rsid w:val="00027A4E"/>
    <w:rsid w:val="00030F1A"/>
    <w:rsid w:val="00031157"/>
    <w:rsid w:val="0003163A"/>
    <w:rsid w:val="00031861"/>
    <w:rsid w:val="00031CD1"/>
    <w:rsid w:val="00033FBD"/>
    <w:rsid w:val="00034BA1"/>
    <w:rsid w:val="00034EF1"/>
    <w:rsid w:val="000366FA"/>
    <w:rsid w:val="00036D51"/>
    <w:rsid w:val="000373A1"/>
    <w:rsid w:val="000376D3"/>
    <w:rsid w:val="00037A98"/>
    <w:rsid w:val="000402C1"/>
    <w:rsid w:val="00040A35"/>
    <w:rsid w:val="00040BD2"/>
    <w:rsid w:val="00041033"/>
    <w:rsid w:val="00041A0E"/>
    <w:rsid w:val="00041AB6"/>
    <w:rsid w:val="00041B99"/>
    <w:rsid w:val="00041F2F"/>
    <w:rsid w:val="00042041"/>
    <w:rsid w:val="000423E0"/>
    <w:rsid w:val="00042BD4"/>
    <w:rsid w:val="0004373C"/>
    <w:rsid w:val="00043A70"/>
    <w:rsid w:val="0004408F"/>
    <w:rsid w:val="00044399"/>
    <w:rsid w:val="000444B4"/>
    <w:rsid w:val="000451A2"/>
    <w:rsid w:val="00045522"/>
    <w:rsid w:val="00045AFC"/>
    <w:rsid w:val="00046374"/>
    <w:rsid w:val="000464B6"/>
    <w:rsid w:val="0004665F"/>
    <w:rsid w:val="0004791B"/>
    <w:rsid w:val="00047B93"/>
    <w:rsid w:val="00047C46"/>
    <w:rsid w:val="00047C54"/>
    <w:rsid w:val="0005016E"/>
    <w:rsid w:val="00050BDD"/>
    <w:rsid w:val="00050CA2"/>
    <w:rsid w:val="000517FA"/>
    <w:rsid w:val="0005181F"/>
    <w:rsid w:val="00051996"/>
    <w:rsid w:val="00052D04"/>
    <w:rsid w:val="0005307D"/>
    <w:rsid w:val="000531F6"/>
    <w:rsid w:val="00053820"/>
    <w:rsid w:val="000539B8"/>
    <w:rsid w:val="00053CD9"/>
    <w:rsid w:val="00054227"/>
    <w:rsid w:val="0005450E"/>
    <w:rsid w:val="000549D9"/>
    <w:rsid w:val="00054E34"/>
    <w:rsid w:val="00055847"/>
    <w:rsid w:val="000559A8"/>
    <w:rsid w:val="00055BFF"/>
    <w:rsid w:val="00055D57"/>
    <w:rsid w:val="00056B19"/>
    <w:rsid w:val="0005754D"/>
    <w:rsid w:val="00057A6F"/>
    <w:rsid w:val="00060086"/>
    <w:rsid w:val="00060493"/>
    <w:rsid w:val="00060BB4"/>
    <w:rsid w:val="00061915"/>
    <w:rsid w:val="00061DDB"/>
    <w:rsid w:val="000624D3"/>
    <w:rsid w:val="000628EF"/>
    <w:rsid w:val="00062CB9"/>
    <w:rsid w:val="00063561"/>
    <w:rsid w:val="0006401E"/>
    <w:rsid w:val="00064532"/>
    <w:rsid w:val="000645D9"/>
    <w:rsid w:val="000647F0"/>
    <w:rsid w:val="00064F10"/>
    <w:rsid w:val="0006568D"/>
    <w:rsid w:val="00065CF2"/>
    <w:rsid w:val="000660C9"/>
    <w:rsid w:val="0006643B"/>
    <w:rsid w:val="000667C9"/>
    <w:rsid w:val="000669DB"/>
    <w:rsid w:val="00066ABD"/>
    <w:rsid w:val="00066BD6"/>
    <w:rsid w:val="00066E51"/>
    <w:rsid w:val="00067CE9"/>
    <w:rsid w:val="00067DAC"/>
    <w:rsid w:val="00070DCE"/>
    <w:rsid w:val="0007109D"/>
    <w:rsid w:val="00071386"/>
    <w:rsid w:val="00071853"/>
    <w:rsid w:val="000722BA"/>
    <w:rsid w:val="00072A7B"/>
    <w:rsid w:val="0007389A"/>
    <w:rsid w:val="00074987"/>
    <w:rsid w:val="00076FBE"/>
    <w:rsid w:val="00077243"/>
    <w:rsid w:val="00077D89"/>
    <w:rsid w:val="00080723"/>
    <w:rsid w:val="00080945"/>
    <w:rsid w:val="00080A8D"/>
    <w:rsid w:val="00081B0E"/>
    <w:rsid w:val="00081D7A"/>
    <w:rsid w:val="000826DD"/>
    <w:rsid w:val="00082FDE"/>
    <w:rsid w:val="000832F4"/>
    <w:rsid w:val="000843A5"/>
    <w:rsid w:val="000843CB"/>
    <w:rsid w:val="00084462"/>
    <w:rsid w:val="00085554"/>
    <w:rsid w:val="00085581"/>
    <w:rsid w:val="000857F0"/>
    <w:rsid w:val="00085C26"/>
    <w:rsid w:val="0008616B"/>
    <w:rsid w:val="000869A6"/>
    <w:rsid w:val="000873F2"/>
    <w:rsid w:val="000875CD"/>
    <w:rsid w:val="00087ACD"/>
    <w:rsid w:val="00091399"/>
    <w:rsid w:val="000916BC"/>
    <w:rsid w:val="00091AC7"/>
    <w:rsid w:val="00092266"/>
    <w:rsid w:val="0009250E"/>
    <w:rsid w:val="00092769"/>
    <w:rsid w:val="000928B3"/>
    <w:rsid w:val="00092DAC"/>
    <w:rsid w:val="00092FB3"/>
    <w:rsid w:val="00094715"/>
    <w:rsid w:val="00094DC4"/>
    <w:rsid w:val="00095869"/>
    <w:rsid w:val="000965B4"/>
    <w:rsid w:val="000978A8"/>
    <w:rsid w:val="000A0592"/>
    <w:rsid w:val="000A0D52"/>
    <w:rsid w:val="000A12BC"/>
    <w:rsid w:val="000A21D5"/>
    <w:rsid w:val="000A2283"/>
    <w:rsid w:val="000A2752"/>
    <w:rsid w:val="000A29E8"/>
    <w:rsid w:val="000A2F8F"/>
    <w:rsid w:val="000A31FC"/>
    <w:rsid w:val="000A33D9"/>
    <w:rsid w:val="000A3426"/>
    <w:rsid w:val="000A3482"/>
    <w:rsid w:val="000A3E96"/>
    <w:rsid w:val="000A4084"/>
    <w:rsid w:val="000A472E"/>
    <w:rsid w:val="000A4EF6"/>
    <w:rsid w:val="000A52E8"/>
    <w:rsid w:val="000A56A1"/>
    <w:rsid w:val="000A5858"/>
    <w:rsid w:val="000A6E7D"/>
    <w:rsid w:val="000A7F95"/>
    <w:rsid w:val="000B04D4"/>
    <w:rsid w:val="000B0B3D"/>
    <w:rsid w:val="000B1228"/>
    <w:rsid w:val="000B1B4F"/>
    <w:rsid w:val="000B2F8D"/>
    <w:rsid w:val="000B3803"/>
    <w:rsid w:val="000B41AC"/>
    <w:rsid w:val="000B4329"/>
    <w:rsid w:val="000B4827"/>
    <w:rsid w:val="000B4BC5"/>
    <w:rsid w:val="000B4C65"/>
    <w:rsid w:val="000B504C"/>
    <w:rsid w:val="000B62DD"/>
    <w:rsid w:val="000C04A9"/>
    <w:rsid w:val="000C0C5F"/>
    <w:rsid w:val="000C1353"/>
    <w:rsid w:val="000C2A74"/>
    <w:rsid w:val="000C30FF"/>
    <w:rsid w:val="000C3FB4"/>
    <w:rsid w:val="000C48FA"/>
    <w:rsid w:val="000C4909"/>
    <w:rsid w:val="000C492A"/>
    <w:rsid w:val="000C4BAD"/>
    <w:rsid w:val="000C54F2"/>
    <w:rsid w:val="000C7DB3"/>
    <w:rsid w:val="000D0734"/>
    <w:rsid w:val="000D0FFA"/>
    <w:rsid w:val="000D1480"/>
    <w:rsid w:val="000D1F89"/>
    <w:rsid w:val="000D274A"/>
    <w:rsid w:val="000D29DB"/>
    <w:rsid w:val="000D38CA"/>
    <w:rsid w:val="000D3E5C"/>
    <w:rsid w:val="000D3FA4"/>
    <w:rsid w:val="000D5B16"/>
    <w:rsid w:val="000D5F23"/>
    <w:rsid w:val="000D5F7B"/>
    <w:rsid w:val="000D6AD2"/>
    <w:rsid w:val="000D6B94"/>
    <w:rsid w:val="000D6E4E"/>
    <w:rsid w:val="000D702B"/>
    <w:rsid w:val="000D7730"/>
    <w:rsid w:val="000D79C3"/>
    <w:rsid w:val="000D7F21"/>
    <w:rsid w:val="000E0128"/>
    <w:rsid w:val="000E084C"/>
    <w:rsid w:val="000E0A9E"/>
    <w:rsid w:val="000E0BDA"/>
    <w:rsid w:val="000E0F84"/>
    <w:rsid w:val="000E2C82"/>
    <w:rsid w:val="000E301F"/>
    <w:rsid w:val="000E32E1"/>
    <w:rsid w:val="000E41BB"/>
    <w:rsid w:val="000E4636"/>
    <w:rsid w:val="000E48E3"/>
    <w:rsid w:val="000E4AB4"/>
    <w:rsid w:val="000E4FD0"/>
    <w:rsid w:val="000E4FFE"/>
    <w:rsid w:val="000E503E"/>
    <w:rsid w:val="000E5825"/>
    <w:rsid w:val="000E5B04"/>
    <w:rsid w:val="000E5C6E"/>
    <w:rsid w:val="000E5EC2"/>
    <w:rsid w:val="000E5F53"/>
    <w:rsid w:val="000E61D1"/>
    <w:rsid w:val="000E65FF"/>
    <w:rsid w:val="000E661D"/>
    <w:rsid w:val="000E66F7"/>
    <w:rsid w:val="000E678E"/>
    <w:rsid w:val="000E6C3B"/>
    <w:rsid w:val="000E7019"/>
    <w:rsid w:val="000E7B38"/>
    <w:rsid w:val="000F0345"/>
    <w:rsid w:val="000F0750"/>
    <w:rsid w:val="000F07E0"/>
    <w:rsid w:val="000F0823"/>
    <w:rsid w:val="000F0E95"/>
    <w:rsid w:val="000F0EC3"/>
    <w:rsid w:val="000F0F1E"/>
    <w:rsid w:val="000F17DD"/>
    <w:rsid w:val="000F1D6A"/>
    <w:rsid w:val="000F297C"/>
    <w:rsid w:val="000F2DC6"/>
    <w:rsid w:val="000F34E4"/>
    <w:rsid w:val="000F374D"/>
    <w:rsid w:val="000F397C"/>
    <w:rsid w:val="000F41AF"/>
    <w:rsid w:val="000F4700"/>
    <w:rsid w:val="000F50B2"/>
    <w:rsid w:val="000F5426"/>
    <w:rsid w:val="000F70D6"/>
    <w:rsid w:val="00101961"/>
    <w:rsid w:val="00101BCE"/>
    <w:rsid w:val="0010271C"/>
    <w:rsid w:val="001029FC"/>
    <w:rsid w:val="00102DD2"/>
    <w:rsid w:val="001044AF"/>
    <w:rsid w:val="001044B4"/>
    <w:rsid w:val="00104953"/>
    <w:rsid w:val="00104DB2"/>
    <w:rsid w:val="00105539"/>
    <w:rsid w:val="001058DD"/>
    <w:rsid w:val="00105B0F"/>
    <w:rsid w:val="00105C9F"/>
    <w:rsid w:val="00105D29"/>
    <w:rsid w:val="001061B7"/>
    <w:rsid w:val="00106237"/>
    <w:rsid w:val="001063C5"/>
    <w:rsid w:val="00106422"/>
    <w:rsid w:val="0010661F"/>
    <w:rsid w:val="0010776E"/>
    <w:rsid w:val="0010780B"/>
    <w:rsid w:val="00107E7D"/>
    <w:rsid w:val="00107F1E"/>
    <w:rsid w:val="00110C5F"/>
    <w:rsid w:val="00110EBF"/>
    <w:rsid w:val="001116DB"/>
    <w:rsid w:val="00111CFA"/>
    <w:rsid w:val="00111EF4"/>
    <w:rsid w:val="0011202F"/>
    <w:rsid w:val="001122DF"/>
    <w:rsid w:val="00112471"/>
    <w:rsid w:val="001124C0"/>
    <w:rsid w:val="0011344E"/>
    <w:rsid w:val="00113507"/>
    <w:rsid w:val="00113825"/>
    <w:rsid w:val="00113988"/>
    <w:rsid w:val="00113E4B"/>
    <w:rsid w:val="001140D5"/>
    <w:rsid w:val="00114A9E"/>
    <w:rsid w:val="00114B2F"/>
    <w:rsid w:val="00114E8B"/>
    <w:rsid w:val="001153FA"/>
    <w:rsid w:val="001161EE"/>
    <w:rsid w:val="0011642F"/>
    <w:rsid w:val="00116AD9"/>
    <w:rsid w:val="00116EF6"/>
    <w:rsid w:val="00116FD6"/>
    <w:rsid w:val="00117124"/>
    <w:rsid w:val="001173E2"/>
    <w:rsid w:val="001200B2"/>
    <w:rsid w:val="0012091C"/>
    <w:rsid w:val="00120B9F"/>
    <w:rsid w:val="00120BD3"/>
    <w:rsid w:val="00120D9F"/>
    <w:rsid w:val="0012185A"/>
    <w:rsid w:val="00121B82"/>
    <w:rsid w:val="0012270F"/>
    <w:rsid w:val="001228C4"/>
    <w:rsid w:val="00122C32"/>
    <w:rsid w:val="00122F91"/>
    <w:rsid w:val="00123720"/>
    <w:rsid w:val="00124228"/>
    <w:rsid w:val="00124636"/>
    <w:rsid w:val="00124D37"/>
    <w:rsid w:val="00126063"/>
    <w:rsid w:val="0012606D"/>
    <w:rsid w:val="001261ED"/>
    <w:rsid w:val="00126474"/>
    <w:rsid w:val="00126FA8"/>
    <w:rsid w:val="00130B4A"/>
    <w:rsid w:val="00130E17"/>
    <w:rsid w:val="00131188"/>
    <w:rsid w:val="0013144F"/>
    <w:rsid w:val="001319A2"/>
    <w:rsid w:val="0013200D"/>
    <w:rsid w:val="00132455"/>
    <w:rsid w:val="00133C71"/>
    <w:rsid w:val="00134DD7"/>
    <w:rsid w:val="0013508D"/>
    <w:rsid w:val="00135258"/>
    <w:rsid w:val="001362A5"/>
    <w:rsid w:val="00137232"/>
    <w:rsid w:val="00137D5E"/>
    <w:rsid w:val="00137EAC"/>
    <w:rsid w:val="0014052E"/>
    <w:rsid w:val="00140684"/>
    <w:rsid w:val="0014082E"/>
    <w:rsid w:val="0014086F"/>
    <w:rsid w:val="001409CB"/>
    <w:rsid w:val="00140E29"/>
    <w:rsid w:val="00141998"/>
    <w:rsid w:val="00142559"/>
    <w:rsid w:val="00142894"/>
    <w:rsid w:val="00142AB6"/>
    <w:rsid w:val="00142EEA"/>
    <w:rsid w:val="0014342D"/>
    <w:rsid w:val="00143D02"/>
    <w:rsid w:val="00144514"/>
    <w:rsid w:val="00144F32"/>
    <w:rsid w:val="00145CF5"/>
    <w:rsid w:val="0014674F"/>
    <w:rsid w:val="00146C86"/>
    <w:rsid w:val="00147008"/>
    <w:rsid w:val="00150139"/>
    <w:rsid w:val="001503FB"/>
    <w:rsid w:val="00151539"/>
    <w:rsid w:val="00151BC1"/>
    <w:rsid w:val="00151F38"/>
    <w:rsid w:val="001520B5"/>
    <w:rsid w:val="00152D41"/>
    <w:rsid w:val="00152E73"/>
    <w:rsid w:val="001531FA"/>
    <w:rsid w:val="001537DD"/>
    <w:rsid w:val="001542E6"/>
    <w:rsid w:val="001546D3"/>
    <w:rsid w:val="00154B3D"/>
    <w:rsid w:val="00155558"/>
    <w:rsid w:val="001558AA"/>
    <w:rsid w:val="00155A0A"/>
    <w:rsid w:val="001567C7"/>
    <w:rsid w:val="001571FA"/>
    <w:rsid w:val="00157B3D"/>
    <w:rsid w:val="00157C9B"/>
    <w:rsid w:val="0016025D"/>
    <w:rsid w:val="0016028B"/>
    <w:rsid w:val="001606C8"/>
    <w:rsid w:val="001606E3"/>
    <w:rsid w:val="001613FE"/>
    <w:rsid w:val="00162EF4"/>
    <w:rsid w:val="00163219"/>
    <w:rsid w:val="00163D26"/>
    <w:rsid w:val="00164B95"/>
    <w:rsid w:val="00165361"/>
    <w:rsid w:val="001657B3"/>
    <w:rsid w:val="00165939"/>
    <w:rsid w:val="001661F0"/>
    <w:rsid w:val="00166227"/>
    <w:rsid w:val="0016656E"/>
    <w:rsid w:val="00166BAE"/>
    <w:rsid w:val="00167897"/>
    <w:rsid w:val="00167DC1"/>
    <w:rsid w:val="0017012B"/>
    <w:rsid w:val="00173432"/>
    <w:rsid w:val="001734E0"/>
    <w:rsid w:val="0017452F"/>
    <w:rsid w:val="00174979"/>
    <w:rsid w:val="00174E7A"/>
    <w:rsid w:val="00175586"/>
    <w:rsid w:val="00175916"/>
    <w:rsid w:val="001766A2"/>
    <w:rsid w:val="00176885"/>
    <w:rsid w:val="00176967"/>
    <w:rsid w:val="00177B07"/>
    <w:rsid w:val="00180148"/>
    <w:rsid w:val="00180C1C"/>
    <w:rsid w:val="00180D12"/>
    <w:rsid w:val="00181708"/>
    <w:rsid w:val="001825E2"/>
    <w:rsid w:val="00182DC5"/>
    <w:rsid w:val="00182FD0"/>
    <w:rsid w:val="00183677"/>
    <w:rsid w:val="00183B0D"/>
    <w:rsid w:val="00183D9C"/>
    <w:rsid w:val="00183EF0"/>
    <w:rsid w:val="00184917"/>
    <w:rsid w:val="00185C09"/>
    <w:rsid w:val="00186AFC"/>
    <w:rsid w:val="0018776C"/>
    <w:rsid w:val="00187D6D"/>
    <w:rsid w:val="00190365"/>
    <w:rsid w:val="00191829"/>
    <w:rsid w:val="00191AC7"/>
    <w:rsid w:val="00191CDA"/>
    <w:rsid w:val="00191DA6"/>
    <w:rsid w:val="00191E72"/>
    <w:rsid w:val="0019356D"/>
    <w:rsid w:val="00194C83"/>
    <w:rsid w:val="00195083"/>
    <w:rsid w:val="00195CE2"/>
    <w:rsid w:val="0019673C"/>
    <w:rsid w:val="00196A72"/>
    <w:rsid w:val="00196D36"/>
    <w:rsid w:val="001971B6"/>
    <w:rsid w:val="00197412"/>
    <w:rsid w:val="00197EAC"/>
    <w:rsid w:val="001A00A6"/>
    <w:rsid w:val="001A01EB"/>
    <w:rsid w:val="001A031E"/>
    <w:rsid w:val="001A0474"/>
    <w:rsid w:val="001A0982"/>
    <w:rsid w:val="001A0E9A"/>
    <w:rsid w:val="001A1802"/>
    <w:rsid w:val="001A1EA2"/>
    <w:rsid w:val="001A3637"/>
    <w:rsid w:val="001A3EC0"/>
    <w:rsid w:val="001A4961"/>
    <w:rsid w:val="001A5066"/>
    <w:rsid w:val="001A539A"/>
    <w:rsid w:val="001A59CD"/>
    <w:rsid w:val="001A5C1B"/>
    <w:rsid w:val="001A61A8"/>
    <w:rsid w:val="001A70F3"/>
    <w:rsid w:val="001A7328"/>
    <w:rsid w:val="001A76FB"/>
    <w:rsid w:val="001A7940"/>
    <w:rsid w:val="001A7C28"/>
    <w:rsid w:val="001B0911"/>
    <w:rsid w:val="001B0AF8"/>
    <w:rsid w:val="001B1415"/>
    <w:rsid w:val="001B19F6"/>
    <w:rsid w:val="001B272C"/>
    <w:rsid w:val="001B2996"/>
    <w:rsid w:val="001B2DB0"/>
    <w:rsid w:val="001B3067"/>
    <w:rsid w:val="001B3238"/>
    <w:rsid w:val="001B33CB"/>
    <w:rsid w:val="001B3BE5"/>
    <w:rsid w:val="001B400B"/>
    <w:rsid w:val="001B4D4E"/>
    <w:rsid w:val="001B4F85"/>
    <w:rsid w:val="001B531A"/>
    <w:rsid w:val="001B5541"/>
    <w:rsid w:val="001B5A6D"/>
    <w:rsid w:val="001B6001"/>
    <w:rsid w:val="001B613A"/>
    <w:rsid w:val="001B693D"/>
    <w:rsid w:val="001B6BFE"/>
    <w:rsid w:val="001B6DAD"/>
    <w:rsid w:val="001B729F"/>
    <w:rsid w:val="001B7EDE"/>
    <w:rsid w:val="001C0188"/>
    <w:rsid w:val="001C0E97"/>
    <w:rsid w:val="001C13BC"/>
    <w:rsid w:val="001C1AC6"/>
    <w:rsid w:val="001C1C87"/>
    <w:rsid w:val="001C27AD"/>
    <w:rsid w:val="001C28B3"/>
    <w:rsid w:val="001C2B7A"/>
    <w:rsid w:val="001C36FA"/>
    <w:rsid w:val="001C3BA8"/>
    <w:rsid w:val="001C3DFA"/>
    <w:rsid w:val="001C3F8B"/>
    <w:rsid w:val="001C4DB1"/>
    <w:rsid w:val="001C5720"/>
    <w:rsid w:val="001C5A74"/>
    <w:rsid w:val="001C5C98"/>
    <w:rsid w:val="001C6D62"/>
    <w:rsid w:val="001C6FDD"/>
    <w:rsid w:val="001C70D1"/>
    <w:rsid w:val="001C74A1"/>
    <w:rsid w:val="001C7FFD"/>
    <w:rsid w:val="001D0CB0"/>
    <w:rsid w:val="001D0D42"/>
    <w:rsid w:val="001D0E4E"/>
    <w:rsid w:val="001D111F"/>
    <w:rsid w:val="001D1558"/>
    <w:rsid w:val="001D254B"/>
    <w:rsid w:val="001D27C7"/>
    <w:rsid w:val="001D2EC1"/>
    <w:rsid w:val="001D31D2"/>
    <w:rsid w:val="001D327C"/>
    <w:rsid w:val="001D3A05"/>
    <w:rsid w:val="001D3D3B"/>
    <w:rsid w:val="001D40AA"/>
    <w:rsid w:val="001D4E49"/>
    <w:rsid w:val="001D5209"/>
    <w:rsid w:val="001D54B2"/>
    <w:rsid w:val="001D5BE8"/>
    <w:rsid w:val="001D5DC0"/>
    <w:rsid w:val="001D5E31"/>
    <w:rsid w:val="001D6111"/>
    <w:rsid w:val="001D6294"/>
    <w:rsid w:val="001D7542"/>
    <w:rsid w:val="001D767B"/>
    <w:rsid w:val="001D7A44"/>
    <w:rsid w:val="001D7F7B"/>
    <w:rsid w:val="001E00F0"/>
    <w:rsid w:val="001E032A"/>
    <w:rsid w:val="001E04D0"/>
    <w:rsid w:val="001E05C4"/>
    <w:rsid w:val="001E1EC0"/>
    <w:rsid w:val="001E2136"/>
    <w:rsid w:val="001E3049"/>
    <w:rsid w:val="001E431F"/>
    <w:rsid w:val="001E4F96"/>
    <w:rsid w:val="001E5C23"/>
    <w:rsid w:val="001E6261"/>
    <w:rsid w:val="001E63BB"/>
    <w:rsid w:val="001E69D1"/>
    <w:rsid w:val="001E6D39"/>
    <w:rsid w:val="001E6DE1"/>
    <w:rsid w:val="001E7049"/>
    <w:rsid w:val="001E73BF"/>
    <w:rsid w:val="001E7A36"/>
    <w:rsid w:val="001E7C16"/>
    <w:rsid w:val="001F0064"/>
    <w:rsid w:val="001F011F"/>
    <w:rsid w:val="001F08BB"/>
    <w:rsid w:val="001F1316"/>
    <w:rsid w:val="001F15CA"/>
    <w:rsid w:val="001F261D"/>
    <w:rsid w:val="001F3D95"/>
    <w:rsid w:val="001F3F63"/>
    <w:rsid w:val="001F4081"/>
    <w:rsid w:val="001F4082"/>
    <w:rsid w:val="001F5369"/>
    <w:rsid w:val="001F5EA6"/>
    <w:rsid w:val="001F6B8D"/>
    <w:rsid w:val="001F6D96"/>
    <w:rsid w:val="001F6FB4"/>
    <w:rsid w:val="001F7793"/>
    <w:rsid w:val="001F7A2A"/>
    <w:rsid w:val="001F7C2C"/>
    <w:rsid w:val="0020055C"/>
    <w:rsid w:val="00200C8A"/>
    <w:rsid w:val="00200D4A"/>
    <w:rsid w:val="0020162C"/>
    <w:rsid w:val="00202F05"/>
    <w:rsid w:val="002037CD"/>
    <w:rsid w:val="002038E2"/>
    <w:rsid w:val="00203B54"/>
    <w:rsid w:val="00203B95"/>
    <w:rsid w:val="00203DEE"/>
    <w:rsid w:val="00203E31"/>
    <w:rsid w:val="002046EA"/>
    <w:rsid w:val="002049D6"/>
    <w:rsid w:val="00204A16"/>
    <w:rsid w:val="00204A21"/>
    <w:rsid w:val="002053C1"/>
    <w:rsid w:val="00205B81"/>
    <w:rsid w:val="002061D9"/>
    <w:rsid w:val="00206C32"/>
    <w:rsid w:val="00206E2A"/>
    <w:rsid w:val="00206FDE"/>
    <w:rsid w:val="00207028"/>
    <w:rsid w:val="0021028A"/>
    <w:rsid w:val="00210597"/>
    <w:rsid w:val="002107FA"/>
    <w:rsid w:val="00210BE9"/>
    <w:rsid w:val="0021137C"/>
    <w:rsid w:val="00211F50"/>
    <w:rsid w:val="00212322"/>
    <w:rsid w:val="00212E00"/>
    <w:rsid w:val="00212FF9"/>
    <w:rsid w:val="00213E61"/>
    <w:rsid w:val="00213F77"/>
    <w:rsid w:val="002142CF"/>
    <w:rsid w:val="00214355"/>
    <w:rsid w:val="002147A9"/>
    <w:rsid w:val="002147FA"/>
    <w:rsid w:val="00214AB2"/>
    <w:rsid w:val="00215098"/>
    <w:rsid w:val="00215282"/>
    <w:rsid w:val="002154A4"/>
    <w:rsid w:val="00215951"/>
    <w:rsid w:val="00215ADC"/>
    <w:rsid w:val="002162CB"/>
    <w:rsid w:val="0021631F"/>
    <w:rsid w:val="0021738F"/>
    <w:rsid w:val="00220640"/>
    <w:rsid w:val="00220F36"/>
    <w:rsid w:val="0022222F"/>
    <w:rsid w:val="00222AF1"/>
    <w:rsid w:val="00224D84"/>
    <w:rsid w:val="002257EF"/>
    <w:rsid w:val="00226030"/>
    <w:rsid w:val="00226687"/>
    <w:rsid w:val="0022681B"/>
    <w:rsid w:val="00226853"/>
    <w:rsid w:val="00227AC5"/>
    <w:rsid w:val="00227C82"/>
    <w:rsid w:val="00227CCC"/>
    <w:rsid w:val="0023039F"/>
    <w:rsid w:val="0023087B"/>
    <w:rsid w:val="00230E34"/>
    <w:rsid w:val="0023190B"/>
    <w:rsid w:val="00231A11"/>
    <w:rsid w:val="00231D07"/>
    <w:rsid w:val="00232214"/>
    <w:rsid w:val="00233398"/>
    <w:rsid w:val="00233474"/>
    <w:rsid w:val="00233982"/>
    <w:rsid w:val="00233F87"/>
    <w:rsid w:val="00234575"/>
    <w:rsid w:val="00234C97"/>
    <w:rsid w:val="00235409"/>
    <w:rsid w:val="002356FF"/>
    <w:rsid w:val="00235A8D"/>
    <w:rsid w:val="00235C1C"/>
    <w:rsid w:val="0023621F"/>
    <w:rsid w:val="00236794"/>
    <w:rsid w:val="00236B8B"/>
    <w:rsid w:val="00236C36"/>
    <w:rsid w:val="00237273"/>
    <w:rsid w:val="002375A5"/>
    <w:rsid w:val="00237CFF"/>
    <w:rsid w:val="00241356"/>
    <w:rsid w:val="002414BC"/>
    <w:rsid w:val="002417CE"/>
    <w:rsid w:val="00242335"/>
    <w:rsid w:val="00242557"/>
    <w:rsid w:val="00242D17"/>
    <w:rsid w:val="00242F72"/>
    <w:rsid w:val="00243630"/>
    <w:rsid w:val="002438EF"/>
    <w:rsid w:val="00243AAF"/>
    <w:rsid w:val="00244493"/>
    <w:rsid w:val="002446C7"/>
    <w:rsid w:val="00244759"/>
    <w:rsid w:val="00244BDE"/>
    <w:rsid w:val="0024539A"/>
    <w:rsid w:val="002453F0"/>
    <w:rsid w:val="00245A27"/>
    <w:rsid w:val="00245AD2"/>
    <w:rsid w:val="00246DFE"/>
    <w:rsid w:val="00247747"/>
    <w:rsid w:val="00247D96"/>
    <w:rsid w:val="00247F13"/>
    <w:rsid w:val="0025000D"/>
    <w:rsid w:val="002500BB"/>
    <w:rsid w:val="002501C2"/>
    <w:rsid w:val="00250F41"/>
    <w:rsid w:val="00251309"/>
    <w:rsid w:val="0025148D"/>
    <w:rsid w:val="002514D4"/>
    <w:rsid w:val="00251B16"/>
    <w:rsid w:val="00252554"/>
    <w:rsid w:val="002531F1"/>
    <w:rsid w:val="00253879"/>
    <w:rsid w:val="002538A6"/>
    <w:rsid w:val="00253988"/>
    <w:rsid w:val="00254628"/>
    <w:rsid w:val="002546DF"/>
    <w:rsid w:val="00254D5A"/>
    <w:rsid w:val="00255307"/>
    <w:rsid w:val="002557CD"/>
    <w:rsid w:val="00256482"/>
    <w:rsid w:val="00256E97"/>
    <w:rsid w:val="0025730E"/>
    <w:rsid w:val="00257D6F"/>
    <w:rsid w:val="00260159"/>
    <w:rsid w:val="0026052C"/>
    <w:rsid w:val="00260993"/>
    <w:rsid w:val="00260FAF"/>
    <w:rsid w:val="002622FD"/>
    <w:rsid w:val="0026292A"/>
    <w:rsid w:val="00262DA8"/>
    <w:rsid w:val="00263AF3"/>
    <w:rsid w:val="00263D0F"/>
    <w:rsid w:val="002647B3"/>
    <w:rsid w:val="00266662"/>
    <w:rsid w:val="00266667"/>
    <w:rsid w:val="00267493"/>
    <w:rsid w:val="00267EA3"/>
    <w:rsid w:val="00267FA6"/>
    <w:rsid w:val="0027020F"/>
    <w:rsid w:val="00270252"/>
    <w:rsid w:val="00270A3C"/>
    <w:rsid w:val="00271A36"/>
    <w:rsid w:val="00271C71"/>
    <w:rsid w:val="00271D68"/>
    <w:rsid w:val="002721B1"/>
    <w:rsid w:val="00272464"/>
    <w:rsid w:val="002726AD"/>
    <w:rsid w:val="002728A4"/>
    <w:rsid w:val="00272CF1"/>
    <w:rsid w:val="00272D92"/>
    <w:rsid w:val="0027317A"/>
    <w:rsid w:val="002735EC"/>
    <w:rsid w:val="00273A1B"/>
    <w:rsid w:val="00274065"/>
    <w:rsid w:val="002748D9"/>
    <w:rsid w:val="002749F0"/>
    <w:rsid w:val="00274D0C"/>
    <w:rsid w:val="00274F1A"/>
    <w:rsid w:val="0027582B"/>
    <w:rsid w:val="00275C0B"/>
    <w:rsid w:val="00276247"/>
    <w:rsid w:val="00277254"/>
    <w:rsid w:val="00277F6C"/>
    <w:rsid w:val="002804EE"/>
    <w:rsid w:val="00280FFA"/>
    <w:rsid w:val="0028138E"/>
    <w:rsid w:val="0028156B"/>
    <w:rsid w:val="00281912"/>
    <w:rsid w:val="00282214"/>
    <w:rsid w:val="00282875"/>
    <w:rsid w:val="00282FEE"/>
    <w:rsid w:val="002838FF"/>
    <w:rsid w:val="00283DED"/>
    <w:rsid w:val="0028419D"/>
    <w:rsid w:val="00285BA2"/>
    <w:rsid w:val="00286176"/>
    <w:rsid w:val="00286C79"/>
    <w:rsid w:val="00287175"/>
    <w:rsid w:val="00287B25"/>
    <w:rsid w:val="00287BA6"/>
    <w:rsid w:val="00287FF1"/>
    <w:rsid w:val="00290396"/>
    <w:rsid w:val="0029107D"/>
    <w:rsid w:val="0029158E"/>
    <w:rsid w:val="00291590"/>
    <w:rsid w:val="002918EF"/>
    <w:rsid w:val="00293440"/>
    <w:rsid w:val="0029358F"/>
    <w:rsid w:val="00293862"/>
    <w:rsid w:val="0029456C"/>
    <w:rsid w:val="002966F3"/>
    <w:rsid w:val="00296CC3"/>
    <w:rsid w:val="00297478"/>
    <w:rsid w:val="00297928"/>
    <w:rsid w:val="00297B19"/>
    <w:rsid w:val="002A0136"/>
    <w:rsid w:val="002A07A1"/>
    <w:rsid w:val="002A0ABF"/>
    <w:rsid w:val="002A10BB"/>
    <w:rsid w:val="002A1648"/>
    <w:rsid w:val="002A19C2"/>
    <w:rsid w:val="002A1BE5"/>
    <w:rsid w:val="002A1CD7"/>
    <w:rsid w:val="002A1D39"/>
    <w:rsid w:val="002A2796"/>
    <w:rsid w:val="002A28E5"/>
    <w:rsid w:val="002A2E06"/>
    <w:rsid w:val="002A35AD"/>
    <w:rsid w:val="002A3ED0"/>
    <w:rsid w:val="002A4104"/>
    <w:rsid w:val="002A44F1"/>
    <w:rsid w:val="002A4511"/>
    <w:rsid w:val="002A48C7"/>
    <w:rsid w:val="002A4F81"/>
    <w:rsid w:val="002A5282"/>
    <w:rsid w:val="002A53AB"/>
    <w:rsid w:val="002A53DD"/>
    <w:rsid w:val="002A5783"/>
    <w:rsid w:val="002A58C5"/>
    <w:rsid w:val="002A5956"/>
    <w:rsid w:val="002A70FF"/>
    <w:rsid w:val="002A73C3"/>
    <w:rsid w:val="002A755C"/>
    <w:rsid w:val="002A78A7"/>
    <w:rsid w:val="002B00FD"/>
    <w:rsid w:val="002B1138"/>
    <w:rsid w:val="002B159C"/>
    <w:rsid w:val="002B2784"/>
    <w:rsid w:val="002B3261"/>
    <w:rsid w:val="002B3526"/>
    <w:rsid w:val="002B37FC"/>
    <w:rsid w:val="002B3A71"/>
    <w:rsid w:val="002B4EF4"/>
    <w:rsid w:val="002B5943"/>
    <w:rsid w:val="002B60FD"/>
    <w:rsid w:val="002B694B"/>
    <w:rsid w:val="002B6AF6"/>
    <w:rsid w:val="002B6BF3"/>
    <w:rsid w:val="002B70C6"/>
    <w:rsid w:val="002B7196"/>
    <w:rsid w:val="002B7755"/>
    <w:rsid w:val="002C01E7"/>
    <w:rsid w:val="002C0246"/>
    <w:rsid w:val="002C0581"/>
    <w:rsid w:val="002C0A7A"/>
    <w:rsid w:val="002C11C5"/>
    <w:rsid w:val="002C1E91"/>
    <w:rsid w:val="002C2AB8"/>
    <w:rsid w:val="002C2F99"/>
    <w:rsid w:val="002C34EA"/>
    <w:rsid w:val="002C3B55"/>
    <w:rsid w:val="002C3B6B"/>
    <w:rsid w:val="002C3C0D"/>
    <w:rsid w:val="002C42AD"/>
    <w:rsid w:val="002C4871"/>
    <w:rsid w:val="002C5D03"/>
    <w:rsid w:val="002C5FD8"/>
    <w:rsid w:val="002C63CF"/>
    <w:rsid w:val="002C6581"/>
    <w:rsid w:val="002C6D8C"/>
    <w:rsid w:val="002C714B"/>
    <w:rsid w:val="002C7557"/>
    <w:rsid w:val="002D0243"/>
    <w:rsid w:val="002D0B82"/>
    <w:rsid w:val="002D176E"/>
    <w:rsid w:val="002D181C"/>
    <w:rsid w:val="002D2654"/>
    <w:rsid w:val="002D346D"/>
    <w:rsid w:val="002D3AB2"/>
    <w:rsid w:val="002D3AC8"/>
    <w:rsid w:val="002D3F27"/>
    <w:rsid w:val="002D4006"/>
    <w:rsid w:val="002D425D"/>
    <w:rsid w:val="002D437B"/>
    <w:rsid w:val="002D47AA"/>
    <w:rsid w:val="002D4B89"/>
    <w:rsid w:val="002D4E62"/>
    <w:rsid w:val="002D5438"/>
    <w:rsid w:val="002D5C4F"/>
    <w:rsid w:val="002D5C8B"/>
    <w:rsid w:val="002D5DC0"/>
    <w:rsid w:val="002D5F3A"/>
    <w:rsid w:val="002D6997"/>
    <w:rsid w:val="002D6A11"/>
    <w:rsid w:val="002D6FB3"/>
    <w:rsid w:val="002D79A8"/>
    <w:rsid w:val="002D7A02"/>
    <w:rsid w:val="002D7D31"/>
    <w:rsid w:val="002D7DF2"/>
    <w:rsid w:val="002E0E4C"/>
    <w:rsid w:val="002E0F19"/>
    <w:rsid w:val="002E146A"/>
    <w:rsid w:val="002E1ACE"/>
    <w:rsid w:val="002E1C35"/>
    <w:rsid w:val="002E2140"/>
    <w:rsid w:val="002E2561"/>
    <w:rsid w:val="002E3421"/>
    <w:rsid w:val="002E36A6"/>
    <w:rsid w:val="002E3AE8"/>
    <w:rsid w:val="002E3FBE"/>
    <w:rsid w:val="002E41D9"/>
    <w:rsid w:val="002E461B"/>
    <w:rsid w:val="002E5104"/>
    <w:rsid w:val="002E6195"/>
    <w:rsid w:val="002E6882"/>
    <w:rsid w:val="002E68C9"/>
    <w:rsid w:val="002E68DA"/>
    <w:rsid w:val="002E6D7A"/>
    <w:rsid w:val="002E6E38"/>
    <w:rsid w:val="002E71B6"/>
    <w:rsid w:val="002E74FE"/>
    <w:rsid w:val="002E75EA"/>
    <w:rsid w:val="002E774C"/>
    <w:rsid w:val="002E77DC"/>
    <w:rsid w:val="002F0D55"/>
    <w:rsid w:val="002F0ECC"/>
    <w:rsid w:val="002F1972"/>
    <w:rsid w:val="002F1BC1"/>
    <w:rsid w:val="002F1F1A"/>
    <w:rsid w:val="002F287D"/>
    <w:rsid w:val="002F2E9C"/>
    <w:rsid w:val="002F3174"/>
    <w:rsid w:val="002F3903"/>
    <w:rsid w:val="002F3FE8"/>
    <w:rsid w:val="002F410A"/>
    <w:rsid w:val="002F434C"/>
    <w:rsid w:val="002F45E5"/>
    <w:rsid w:val="002F4685"/>
    <w:rsid w:val="002F46C4"/>
    <w:rsid w:val="002F567A"/>
    <w:rsid w:val="002F56D2"/>
    <w:rsid w:val="002F58AF"/>
    <w:rsid w:val="002F5A48"/>
    <w:rsid w:val="002F5D21"/>
    <w:rsid w:val="002F6671"/>
    <w:rsid w:val="002F6824"/>
    <w:rsid w:val="002F69A7"/>
    <w:rsid w:val="002F69C5"/>
    <w:rsid w:val="002F6C84"/>
    <w:rsid w:val="002F72C4"/>
    <w:rsid w:val="002F72D5"/>
    <w:rsid w:val="002F7A80"/>
    <w:rsid w:val="003004FA"/>
    <w:rsid w:val="003006E8"/>
    <w:rsid w:val="00300BC4"/>
    <w:rsid w:val="0030151B"/>
    <w:rsid w:val="00301747"/>
    <w:rsid w:val="00302046"/>
    <w:rsid w:val="00302DD8"/>
    <w:rsid w:val="0030349C"/>
    <w:rsid w:val="003036F2"/>
    <w:rsid w:val="003038AF"/>
    <w:rsid w:val="00303A3C"/>
    <w:rsid w:val="00303CD2"/>
    <w:rsid w:val="00303D8F"/>
    <w:rsid w:val="00304072"/>
    <w:rsid w:val="003050CA"/>
    <w:rsid w:val="003052A1"/>
    <w:rsid w:val="003065BA"/>
    <w:rsid w:val="0030666A"/>
    <w:rsid w:val="00306A9A"/>
    <w:rsid w:val="00307EFE"/>
    <w:rsid w:val="0031019E"/>
    <w:rsid w:val="003101B0"/>
    <w:rsid w:val="00310BDD"/>
    <w:rsid w:val="00311450"/>
    <w:rsid w:val="00311494"/>
    <w:rsid w:val="00312221"/>
    <w:rsid w:val="003128ED"/>
    <w:rsid w:val="00312A69"/>
    <w:rsid w:val="00312E84"/>
    <w:rsid w:val="00313580"/>
    <w:rsid w:val="00313D01"/>
    <w:rsid w:val="00314567"/>
    <w:rsid w:val="00314ECD"/>
    <w:rsid w:val="003152DE"/>
    <w:rsid w:val="00315432"/>
    <w:rsid w:val="00315ADB"/>
    <w:rsid w:val="00315AEA"/>
    <w:rsid w:val="00315C36"/>
    <w:rsid w:val="00315D98"/>
    <w:rsid w:val="00315EA9"/>
    <w:rsid w:val="00315EF1"/>
    <w:rsid w:val="00316059"/>
    <w:rsid w:val="003163E1"/>
    <w:rsid w:val="00316EC0"/>
    <w:rsid w:val="0031790C"/>
    <w:rsid w:val="003204A7"/>
    <w:rsid w:val="00320775"/>
    <w:rsid w:val="0032092F"/>
    <w:rsid w:val="00320AB8"/>
    <w:rsid w:val="00320DDD"/>
    <w:rsid w:val="00321076"/>
    <w:rsid w:val="0032208F"/>
    <w:rsid w:val="0032214D"/>
    <w:rsid w:val="003227B7"/>
    <w:rsid w:val="00323B59"/>
    <w:rsid w:val="003241FA"/>
    <w:rsid w:val="00324F9A"/>
    <w:rsid w:val="003251EC"/>
    <w:rsid w:val="00325FBF"/>
    <w:rsid w:val="00326CCA"/>
    <w:rsid w:val="00326E1C"/>
    <w:rsid w:val="00327023"/>
    <w:rsid w:val="00327349"/>
    <w:rsid w:val="003274E3"/>
    <w:rsid w:val="003279FF"/>
    <w:rsid w:val="00330023"/>
    <w:rsid w:val="003304C2"/>
    <w:rsid w:val="00330A6C"/>
    <w:rsid w:val="00330D79"/>
    <w:rsid w:val="00330E33"/>
    <w:rsid w:val="00331A47"/>
    <w:rsid w:val="00331E57"/>
    <w:rsid w:val="0033267E"/>
    <w:rsid w:val="00332ADD"/>
    <w:rsid w:val="00333158"/>
    <w:rsid w:val="003338D1"/>
    <w:rsid w:val="003342BA"/>
    <w:rsid w:val="0033492E"/>
    <w:rsid w:val="00334B58"/>
    <w:rsid w:val="00335908"/>
    <w:rsid w:val="00335AB6"/>
    <w:rsid w:val="00335CF0"/>
    <w:rsid w:val="00340987"/>
    <w:rsid w:val="00340C7E"/>
    <w:rsid w:val="00340E8C"/>
    <w:rsid w:val="00340FB6"/>
    <w:rsid w:val="00341B0F"/>
    <w:rsid w:val="003422F7"/>
    <w:rsid w:val="00342B96"/>
    <w:rsid w:val="00342E1B"/>
    <w:rsid w:val="0034413D"/>
    <w:rsid w:val="00344667"/>
    <w:rsid w:val="00345113"/>
    <w:rsid w:val="00345449"/>
    <w:rsid w:val="00345455"/>
    <w:rsid w:val="003456CF"/>
    <w:rsid w:val="00345D3E"/>
    <w:rsid w:val="003460C3"/>
    <w:rsid w:val="0034647D"/>
    <w:rsid w:val="00346BC4"/>
    <w:rsid w:val="00346D23"/>
    <w:rsid w:val="00350AAF"/>
    <w:rsid w:val="00351147"/>
    <w:rsid w:val="00351B54"/>
    <w:rsid w:val="0035270C"/>
    <w:rsid w:val="00353C5A"/>
    <w:rsid w:val="003542EC"/>
    <w:rsid w:val="003546B4"/>
    <w:rsid w:val="003553E2"/>
    <w:rsid w:val="00355DD8"/>
    <w:rsid w:val="00356A2E"/>
    <w:rsid w:val="003574BA"/>
    <w:rsid w:val="00357DAA"/>
    <w:rsid w:val="00361572"/>
    <w:rsid w:val="00361747"/>
    <w:rsid w:val="00361851"/>
    <w:rsid w:val="00361E72"/>
    <w:rsid w:val="00361E7B"/>
    <w:rsid w:val="00362027"/>
    <w:rsid w:val="0036230F"/>
    <w:rsid w:val="00362AB2"/>
    <w:rsid w:val="00362CF2"/>
    <w:rsid w:val="00362E60"/>
    <w:rsid w:val="003630C2"/>
    <w:rsid w:val="00363C1A"/>
    <w:rsid w:val="00364A45"/>
    <w:rsid w:val="00364D8E"/>
    <w:rsid w:val="00364E44"/>
    <w:rsid w:val="00365F2B"/>
    <w:rsid w:val="00365F8E"/>
    <w:rsid w:val="00366140"/>
    <w:rsid w:val="0036616A"/>
    <w:rsid w:val="00366422"/>
    <w:rsid w:val="0036654F"/>
    <w:rsid w:val="0036684B"/>
    <w:rsid w:val="00366DF3"/>
    <w:rsid w:val="0036711D"/>
    <w:rsid w:val="003675C5"/>
    <w:rsid w:val="00367815"/>
    <w:rsid w:val="00367981"/>
    <w:rsid w:val="00367C13"/>
    <w:rsid w:val="00370380"/>
    <w:rsid w:val="00370698"/>
    <w:rsid w:val="0037093C"/>
    <w:rsid w:val="00370C19"/>
    <w:rsid w:val="00370F27"/>
    <w:rsid w:val="00370F30"/>
    <w:rsid w:val="003716F3"/>
    <w:rsid w:val="0037196B"/>
    <w:rsid w:val="0037255B"/>
    <w:rsid w:val="00372CBC"/>
    <w:rsid w:val="00372E6B"/>
    <w:rsid w:val="003730BA"/>
    <w:rsid w:val="003731E6"/>
    <w:rsid w:val="0037357B"/>
    <w:rsid w:val="0037419F"/>
    <w:rsid w:val="0037437B"/>
    <w:rsid w:val="00374E5A"/>
    <w:rsid w:val="0037560B"/>
    <w:rsid w:val="00376262"/>
    <w:rsid w:val="00376341"/>
    <w:rsid w:val="00380289"/>
    <w:rsid w:val="003803ED"/>
    <w:rsid w:val="00380F71"/>
    <w:rsid w:val="00380F7E"/>
    <w:rsid w:val="00381207"/>
    <w:rsid w:val="00381777"/>
    <w:rsid w:val="003818D0"/>
    <w:rsid w:val="00381BA1"/>
    <w:rsid w:val="00381F02"/>
    <w:rsid w:val="00382127"/>
    <w:rsid w:val="003824C8"/>
    <w:rsid w:val="00382B40"/>
    <w:rsid w:val="00382BB9"/>
    <w:rsid w:val="00382D0A"/>
    <w:rsid w:val="00382EB2"/>
    <w:rsid w:val="00383366"/>
    <w:rsid w:val="00383DD2"/>
    <w:rsid w:val="00383EE5"/>
    <w:rsid w:val="00384345"/>
    <w:rsid w:val="00384663"/>
    <w:rsid w:val="00385030"/>
    <w:rsid w:val="0038535F"/>
    <w:rsid w:val="00385552"/>
    <w:rsid w:val="003863B1"/>
    <w:rsid w:val="00386D70"/>
    <w:rsid w:val="00386F7C"/>
    <w:rsid w:val="003873FE"/>
    <w:rsid w:val="003874BC"/>
    <w:rsid w:val="003879B0"/>
    <w:rsid w:val="00387C64"/>
    <w:rsid w:val="00390031"/>
    <w:rsid w:val="00390339"/>
    <w:rsid w:val="0039035A"/>
    <w:rsid w:val="00390D6B"/>
    <w:rsid w:val="0039137E"/>
    <w:rsid w:val="00391928"/>
    <w:rsid w:val="00391ECE"/>
    <w:rsid w:val="003925B5"/>
    <w:rsid w:val="003926AB"/>
    <w:rsid w:val="00392BA0"/>
    <w:rsid w:val="00392BA8"/>
    <w:rsid w:val="00392F20"/>
    <w:rsid w:val="00393247"/>
    <w:rsid w:val="00393482"/>
    <w:rsid w:val="00393587"/>
    <w:rsid w:val="0039370D"/>
    <w:rsid w:val="0039399A"/>
    <w:rsid w:val="00393D16"/>
    <w:rsid w:val="00393DFA"/>
    <w:rsid w:val="00394257"/>
    <w:rsid w:val="003945F2"/>
    <w:rsid w:val="00394617"/>
    <w:rsid w:val="00394B61"/>
    <w:rsid w:val="00394CD6"/>
    <w:rsid w:val="00395491"/>
    <w:rsid w:val="00395EEC"/>
    <w:rsid w:val="003966D3"/>
    <w:rsid w:val="003975A6"/>
    <w:rsid w:val="003A0EA1"/>
    <w:rsid w:val="003A18CA"/>
    <w:rsid w:val="003A2814"/>
    <w:rsid w:val="003A28C2"/>
    <w:rsid w:val="003A2E47"/>
    <w:rsid w:val="003A36A8"/>
    <w:rsid w:val="003A383D"/>
    <w:rsid w:val="003A4C3C"/>
    <w:rsid w:val="003A57F5"/>
    <w:rsid w:val="003A5A09"/>
    <w:rsid w:val="003A5D7F"/>
    <w:rsid w:val="003A6588"/>
    <w:rsid w:val="003A6BB7"/>
    <w:rsid w:val="003A6C82"/>
    <w:rsid w:val="003A744F"/>
    <w:rsid w:val="003A7EFB"/>
    <w:rsid w:val="003A7F51"/>
    <w:rsid w:val="003B0B90"/>
    <w:rsid w:val="003B0D7E"/>
    <w:rsid w:val="003B1A3B"/>
    <w:rsid w:val="003B20CF"/>
    <w:rsid w:val="003B29C4"/>
    <w:rsid w:val="003B2CD3"/>
    <w:rsid w:val="003B34AB"/>
    <w:rsid w:val="003B3547"/>
    <w:rsid w:val="003B37CF"/>
    <w:rsid w:val="003B38D4"/>
    <w:rsid w:val="003B3D59"/>
    <w:rsid w:val="003B3F45"/>
    <w:rsid w:val="003B4404"/>
    <w:rsid w:val="003B4461"/>
    <w:rsid w:val="003B4FD7"/>
    <w:rsid w:val="003B5A5A"/>
    <w:rsid w:val="003B5F66"/>
    <w:rsid w:val="003B662A"/>
    <w:rsid w:val="003B6E4E"/>
    <w:rsid w:val="003B6E64"/>
    <w:rsid w:val="003B7505"/>
    <w:rsid w:val="003B7935"/>
    <w:rsid w:val="003C01B1"/>
    <w:rsid w:val="003C054F"/>
    <w:rsid w:val="003C06F7"/>
    <w:rsid w:val="003C1100"/>
    <w:rsid w:val="003C192D"/>
    <w:rsid w:val="003C19AA"/>
    <w:rsid w:val="003C1DE8"/>
    <w:rsid w:val="003C2307"/>
    <w:rsid w:val="003C23E1"/>
    <w:rsid w:val="003C23F3"/>
    <w:rsid w:val="003C2D8D"/>
    <w:rsid w:val="003C3E13"/>
    <w:rsid w:val="003C3EAE"/>
    <w:rsid w:val="003C4216"/>
    <w:rsid w:val="003C4712"/>
    <w:rsid w:val="003C4B7E"/>
    <w:rsid w:val="003C53C2"/>
    <w:rsid w:val="003C5AEF"/>
    <w:rsid w:val="003C5D4A"/>
    <w:rsid w:val="003C5F5C"/>
    <w:rsid w:val="003C65DA"/>
    <w:rsid w:val="003C7076"/>
    <w:rsid w:val="003D2273"/>
    <w:rsid w:val="003D2806"/>
    <w:rsid w:val="003D2EB4"/>
    <w:rsid w:val="003D337C"/>
    <w:rsid w:val="003D3B75"/>
    <w:rsid w:val="003D3B77"/>
    <w:rsid w:val="003D4954"/>
    <w:rsid w:val="003D4967"/>
    <w:rsid w:val="003D5796"/>
    <w:rsid w:val="003D6EB9"/>
    <w:rsid w:val="003D7592"/>
    <w:rsid w:val="003D7704"/>
    <w:rsid w:val="003D77EB"/>
    <w:rsid w:val="003E0053"/>
    <w:rsid w:val="003E06E5"/>
    <w:rsid w:val="003E07E9"/>
    <w:rsid w:val="003E0D94"/>
    <w:rsid w:val="003E0EF6"/>
    <w:rsid w:val="003E0FC0"/>
    <w:rsid w:val="003E16BD"/>
    <w:rsid w:val="003E1A97"/>
    <w:rsid w:val="003E1C49"/>
    <w:rsid w:val="003E1C60"/>
    <w:rsid w:val="003E2521"/>
    <w:rsid w:val="003E2A7B"/>
    <w:rsid w:val="003E3098"/>
    <w:rsid w:val="003E33C4"/>
    <w:rsid w:val="003E36FC"/>
    <w:rsid w:val="003E3C7F"/>
    <w:rsid w:val="003E3CF2"/>
    <w:rsid w:val="003E3E18"/>
    <w:rsid w:val="003E43EA"/>
    <w:rsid w:val="003E4AB9"/>
    <w:rsid w:val="003E4AC5"/>
    <w:rsid w:val="003E4DE9"/>
    <w:rsid w:val="003E5F13"/>
    <w:rsid w:val="003E6AD3"/>
    <w:rsid w:val="003E7500"/>
    <w:rsid w:val="003E7AF2"/>
    <w:rsid w:val="003F02DB"/>
    <w:rsid w:val="003F03AC"/>
    <w:rsid w:val="003F08A0"/>
    <w:rsid w:val="003F15D4"/>
    <w:rsid w:val="003F1E2B"/>
    <w:rsid w:val="003F245A"/>
    <w:rsid w:val="003F2C66"/>
    <w:rsid w:val="003F4362"/>
    <w:rsid w:val="003F4AF1"/>
    <w:rsid w:val="003F4CA0"/>
    <w:rsid w:val="003F5D75"/>
    <w:rsid w:val="003F5EF3"/>
    <w:rsid w:val="003F6C15"/>
    <w:rsid w:val="003F6CAD"/>
    <w:rsid w:val="003F717D"/>
    <w:rsid w:val="003F7460"/>
    <w:rsid w:val="00400A6C"/>
    <w:rsid w:val="00400DEC"/>
    <w:rsid w:val="00401109"/>
    <w:rsid w:val="00401405"/>
    <w:rsid w:val="004017BB"/>
    <w:rsid w:val="0040219F"/>
    <w:rsid w:val="00402429"/>
    <w:rsid w:val="004025B7"/>
    <w:rsid w:val="00402B40"/>
    <w:rsid w:val="00404991"/>
    <w:rsid w:val="00404B76"/>
    <w:rsid w:val="0040501B"/>
    <w:rsid w:val="004054C2"/>
    <w:rsid w:val="00405B88"/>
    <w:rsid w:val="00405F55"/>
    <w:rsid w:val="00406676"/>
    <w:rsid w:val="00406C64"/>
    <w:rsid w:val="00406F4D"/>
    <w:rsid w:val="004101A3"/>
    <w:rsid w:val="00410617"/>
    <w:rsid w:val="004107AF"/>
    <w:rsid w:val="0041085F"/>
    <w:rsid w:val="004108FC"/>
    <w:rsid w:val="00410924"/>
    <w:rsid w:val="00410F38"/>
    <w:rsid w:val="004110CA"/>
    <w:rsid w:val="004110EA"/>
    <w:rsid w:val="00411212"/>
    <w:rsid w:val="004113DC"/>
    <w:rsid w:val="00411E7B"/>
    <w:rsid w:val="00411F7E"/>
    <w:rsid w:val="00412808"/>
    <w:rsid w:val="00412F1F"/>
    <w:rsid w:val="00412F67"/>
    <w:rsid w:val="004131E1"/>
    <w:rsid w:val="004137EF"/>
    <w:rsid w:val="004141E7"/>
    <w:rsid w:val="00414438"/>
    <w:rsid w:val="004144F3"/>
    <w:rsid w:val="00414B19"/>
    <w:rsid w:val="00414B1D"/>
    <w:rsid w:val="004151C7"/>
    <w:rsid w:val="004160B8"/>
    <w:rsid w:val="00416322"/>
    <w:rsid w:val="0041662A"/>
    <w:rsid w:val="00417F0D"/>
    <w:rsid w:val="004200BF"/>
    <w:rsid w:val="0042021D"/>
    <w:rsid w:val="00420576"/>
    <w:rsid w:val="00420744"/>
    <w:rsid w:val="00420745"/>
    <w:rsid w:val="00420812"/>
    <w:rsid w:val="00420E14"/>
    <w:rsid w:val="0042210B"/>
    <w:rsid w:val="00422B41"/>
    <w:rsid w:val="00423303"/>
    <w:rsid w:val="00423A21"/>
    <w:rsid w:val="00423CCC"/>
    <w:rsid w:val="0042464A"/>
    <w:rsid w:val="00424AB4"/>
    <w:rsid w:val="00424D8B"/>
    <w:rsid w:val="00424EC1"/>
    <w:rsid w:val="00426428"/>
    <w:rsid w:val="00426A58"/>
    <w:rsid w:val="004302C1"/>
    <w:rsid w:val="004304B8"/>
    <w:rsid w:val="00430667"/>
    <w:rsid w:val="0043069E"/>
    <w:rsid w:val="00430B62"/>
    <w:rsid w:val="00430F7E"/>
    <w:rsid w:val="004315A3"/>
    <w:rsid w:val="0043178E"/>
    <w:rsid w:val="004317D2"/>
    <w:rsid w:val="0043238F"/>
    <w:rsid w:val="0043276A"/>
    <w:rsid w:val="004327D6"/>
    <w:rsid w:val="00432837"/>
    <w:rsid w:val="0043359F"/>
    <w:rsid w:val="00434407"/>
    <w:rsid w:val="00434569"/>
    <w:rsid w:val="00434A98"/>
    <w:rsid w:val="00435150"/>
    <w:rsid w:val="00435583"/>
    <w:rsid w:val="0043594E"/>
    <w:rsid w:val="00435D2B"/>
    <w:rsid w:val="00436247"/>
    <w:rsid w:val="00436375"/>
    <w:rsid w:val="0043675C"/>
    <w:rsid w:val="0043752C"/>
    <w:rsid w:val="0043772F"/>
    <w:rsid w:val="0044094F"/>
    <w:rsid w:val="004420E0"/>
    <w:rsid w:val="004425F9"/>
    <w:rsid w:val="00442AB8"/>
    <w:rsid w:val="00443462"/>
    <w:rsid w:val="0044380F"/>
    <w:rsid w:val="004438CB"/>
    <w:rsid w:val="00443B37"/>
    <w:rsid w:val="00444226"/>
    <w:rsid w:val="00444297"/>
    <w:rsid w:val="00444499"/>
    <w:rsid w:val="00444DBE"/>
    <w:rsid w:val="0044507A"/>
    <w:rsid w:val="004454DC"/>
    <w:rsid w:val="00445D24"/>
    <w:rsid w:val="00446251"/>
    <w:rsid w:val="004468F0"/>
    <w:rsid w:val="00446B3E"/>
    <w:rsid w:val="004471AE"/>
    <w:rsid w:val="00447D4A"/>
    <w:rsid w:val="00450381"/>
    <w:rsid w:val="00450385"/>
    <w:rsid w:val="004507B6"/>
    <w:rsid w:val="0045095D"/>
    <w:rsid w:val="00450AA2"/>
    <w:rsid w:val="00450C76"/>
    <w:rsid w:val="00450F2F"/>
    <w:rsid w:val="00451948"/>
    <w:rsid w:val="00452DCD"/>
    <w:rsid w:val="0045300D"/>
    <w:rsid w:val="00454CF8"/>
    <w:rsid w:val="00454D40"/>
    <w:rsid w:val="00455212"/>
    <w:rsid w:val="004569F9"/>
    <w:rsid w:val="00456FF1"/>
    <w:rsid w:val="00457353"/>
    <w:rsid w:val="004604C8"/>
    <w:rsid w:val="00460545"/>
    <w:rsid w:val="0046080F"/>
    <w:rsid w:val="00461037"/>
    <w:rsid w:val="00461076"/>
    <w:rsid w:val="004614E7"/>
    <w:rsid w:val="00461BAE"/>
    <w:rsid w:val="004626D1"/>
    <w:rsid w:val="0046354B"/>
    <w:rsid w:val="004640DC"/>
    <w:rsid w:val="0046433F"/>
    <w:rsid w:val="0046547D"/>
    <w:rsid w:val="00465781"/>
    <w:rsid w:val="00465A0F"/>
    <w:rsid w:val="0046674E"/>
    <w:rsid w:val="00467342"/>
    <w:rsid w:val="00467B94"/>
    <w:rsid w:val="00470632"/>
    <w:rsid w:val="004709F1"/>
    <w:rsid w:val="00471F73"/>
    <w:rsid w:val="0047205D"/>
    <w:rsid w:val="004721F4"/>
    <w:rsid w:val="00472DE7"/>
    <w:rsid w:val="00473099"/>
    <w:rsid w:val="00473486"/>
    <w:rsid w:val="0047368C"/>
    <w:rsid w:val="00473A20"/>
    <w:rsid w:val="0047405C"/>
    <w:rsid w:val="0047441B"/>
    <w:rsid w:val="00474630"/>
    <w:rsid w:val="0047463A"/>
    <w:rsid w:val="00474929"/>
    <w:rsid w:val="00474B94"/>
    <w:rsid w:val="0047523B"/>
    <w:rsid w:val="00475382"/>
    <w:rsid w:val="00475FC7"/>
    <w:rsid w:val="00476518"/>
    <w:rsid w:val="00476FCF"/>
    <w:rsid w:val="0048040A"/>
    <w:rsid w:val="004804AD"/>
    <w:rsid w:val="004804D1"/>
    <w:rsid w:val="00481BB9"/>
    <w:rsid w:val="0048214B"/>
    <w:rsid w:val="00483C3B"/>
    <w:rsid w:val="004849AB"/>
    <w:rsid w:val="00485D28"/>
    <w:rsid w:val="0048631B"/>
    <w:rsid w:val="004863EC"/>
    <w:rsid w:val="00486527"/>
    <w:rsid w:val="00486CC1"/>
    <w:rsid w:val="00486F9E"/>
    <w:rsid w:val="00487092"/>
    <w:rsid w:val="00487593"/>
    <w:rsid w:val="004903BF"/>
    <w:rsid w:val="004904DE"/>
    <w:rsid w:val="00490F8A"/>
    <w:rsid w:val="00490FF6"/>
    <w:rsid w:val="004920D4"/>
    <w:rsid w:val="00492241"/>
    <w:rsid w:val="004925F1"/>
    <w:rsid w:val="0049301E"/>
    <w:rsid w:val="00493761"/>
    <w:rsid w:val="0049422C"/>
    <w:rsid w:val="00494360"/>
    <w:rsid w:val="0049546D"/>
    <w:rsid w:val="004955B5"/>
    <w:rsid w:val="00495623"/>
    <w:rsid w:val="00495AFB"/>
    <w:rsid w:val="0049660B"/>
    <w:rsid w:val="00496D24"/>
    <w:rsid w:val="004979A2"/>
    <w:rsid w:val="00497C5F"/>
    <w:rsid w:val="00497F9F"/>
    <w:rsid w:val="004A0143"/>
    <w:rsid w:val="004A043D"/>
    <w:rsid w:val="004A071D"/>
    <w:rsid w:val="004A0AB9"/>
    <w:rsid w:val="004A0BAA"/>
    <w:rsid w:val="004A0CE7"/>
    <w:rsid w:val="004A107D"/>
    <w:rsid w:val="004A1668"/>
    <w:rsid w:val="004A170B"/>
    <w:rsid w:val="004A17C2"/>
    <w:rsid w:val="004A1C94"/>
    <w:rsid w:val="004A20A8"/>
    <w:rsid w:val="004A2493"/>
    <w:rsid w:val="004A26E8"/>
    <w:rsid w:val="004A270F"/>
    <w:rsid w:val="004A2734"/>
    <w:rsid w:val="004A300B"/>
    <w:rsid w:val="004A316A"/>
    <w:rsid w:val="004A32DE"/>
    <w:rsid w:val="004A3E89"/>
    <w:rsid w:val="004A401F"/>
    <w:rsid w:val="004A4AE3"/>
    <w:rsid w:val="004A4C61"/>
    <w:rsid w:val="004A4E79"/>
    <w:rsid w:val="004A51C2"/>
    <w:rsid w:val="004A57BB"/>
    <w:rsid w:val="004A626E"/>
    <w:rsid w:val="004A6334"/>
    <w:rsid w:val="004A648B"/>
    <w:rsid w:val="004A7121"/>
    <w:rsid w:val="004A71E0"/>
    <w:rsid w:val="004A7619"/>
    <w:rsid w:val="004A78A6"/>
    <w:rsid w:val="004B0289"/>
    <w:rsid w:val="004B03AE"/>
    <w:rsid w:val="004B054C"/>
    <w:rsid w:val="004B1186"/>
    <w:rsid w:val="004B17CF"/>
    <w:rsid w:val="004B1BB4"/>
    <w:rsid w:val="004B1E80"/>
    <w:rsid w:val="004B2E00"/>
    <w:rsid w:val="004B36E1"/>
    <w:rsid w:val="004B388F"/>
    <w:rsid w:val="004B3AA5"/>
    <w:rsid w:val="004B3C81"/>
    <w:rsid w:val="004B4556"/>
    <w:rsid w:val="004B4557"/>
    <w:rsid w:val="004B4DDF"/>
    <w:rsid w:val="004B5577"/>
    <w:rsid w:val="004B6D02"/>
    <w:rsid w:val="004B7248"/>
    <w:rsid w:val="004B73B6"/>
    <w:rsid w:val="004B75D7"/>
    <w:rsid w:val="004B79E3"/>
    <w:rsid w:val="004C04C9"/>
    <w:rsid w:val="004C05E6"/>
    <w:rsid w:val="004C06D8"/>
    <w:rsid w:val="004C0EC9"/>
    <w:rsid w:val="004C13CD"/>
    <w:rsid w:val="004C15E8"/>
    <w:rsid w:val="004C22F7"/>
    <w:rsid w:val="004C234E"/>
    <w:rsid w:val="004C2E87"/>
    <w:rsid w:val="004C32FE"/>
    <w:rsid w:val="004C3474"/>
    <w:rsid w:val="004C348F"/>
    <w:rsid w:val="004C4191"/>
    <w:rsid w:val="004C43F0"/>
    <w:rsid w:val="004C48A1"/>
    <w:rsid w:val="004C52E5"/>
    <w:rsid w:val="004C5324"/>
    <w:rsid w:val="004C5964"/>
    <w:rsid w:val="004C5D81"/>
    <w:rsid w:val="004C6337"/>
    <w:rsid w:val="004C694C"/>
    <w:rsid w:val="004C6F25"/>
    <w:rsid w:val="004C775A"/>
    <w:rsid w:val="004D0D05"/>
    <w:rsid w:val="004D0EDB"/>
    <w:rsid w:val="004D1674"/>
    <w:rsid w:val="004D1A07"/>
    <w:rsid w:val="004D1B0C"/>
    <w:rsid w:val="004D1EF9"/>
    <w:rsid w:val="004D210C"/>
    <w:rsid w:val="004D2688"/>
    <w:rsid w:val="004D2AE3"/>
    <w:rsid w:val="004D2C6B"/>
    <w:rsid w:val="004D2EC4"/>
    <w:rsid w:val="004D337E"/>
    <w:rsid w:val="004D4A22"/>
    <w:rsid w:val="004D50CC"/>
    <w:rsid w:val="004D5DAD"/>
    <w:rsid w:val="004D5FF1"/>
    <w:rsid w:val="004D6027"/>
    <w:rsid w:val="004D686C"/>
    <w:rsid w:val="004D69B5"/>
    <w:rsid w:val="004D6E03"/>
    <w:rsid w:val="004D7FA4"/>
    <w:rsid w:val="004E099C"/>
    <w:rsid w:val="004E15B3"/>
    <w:rsid w:val="004E1927"/>
    <w:rsid w:val="004E1AED"/>
    <w:rsid w:val="004E2039"/>
    <w:rsid w:val="004E26EA"/>
    <w:rsid w:val="004E29C1"/>
    <w:rsid w:val="004E3239"/>
    <w:rsid w:val="004E3ED4"/>
    <w:rsid w:val="004E3FB4"/>
    <w:rsid w:val="004E47BC"/>
    <w:rsid w:val="004E4A0B"/>
    <w:rsid w:val="004E4B7C"/>
    <w:rsid w:val="004E5553"/>
    <w:rsid w:val="004E5B2A"/>
    <w:rsid w:val="004E5E9B"/>
    <w:rsid w:val="004E63B2"/>
    <w:rsid w:val="004E71B0"/>
    <w:rsid w:val="004E7828"/>
    <w:rsid w:val="004E7B55"/>
    <w:rsid w:val="004F00D6"/>
    <w:rsid w:val="004F072F"/>
    <w:rsid w:val="004F09A5"/>
    <w:rsid w:val="004F0EAF"/>
    <w:rsid w:val="004F1B26"/>
    <w:rsid w:val="004F2883"/>
    <w:rsid w:val="004F349C"/>
    <w:rsid w:val="004F3C38"/>
    <w:rsid w:val="004F417E"/>
    <w:rsid w:val="004F47B3"/>
    <w:rsid w:val="004F47FF"/>
    <w:rsid w:val="004F4FB4"/>
    <w:rsid w:val="004F5D74"/>
    <w:rsid w:val="004F70EF"/>
    <w:rsid w:val="00500A58"/>
    <w:rsid w:val="00501981"/>
    <w:rsid w:val="00502BF8"/>
    <w:rsid w:val="00502D72"/>
    <w:rsid w:val="00502DE6"/>
    <w:rsid w:val="00503911"/>
    <w:rsid w:val="00503B07"/>
    <w:rsid w:val="005041AE"/>
    <w:rsid w:val="00504353"/>
    <w:rsid w:val="00505590"/>
    <w:rsid w:val="0050666D"/>
    <w:rsid w:val="0050674E"/>
    <w:rsid w:val="005071AC"/>
    <w:rsid w:val="00507388"/>
    <w:rsid w:val="0050780F"/>
    <w:rsid w:val="00507EBC"/>
    <w:rsid w:val="00510E8A"/>
    <w:rsid w:val="00510F9B"/>
    <w:rsid w:val="00511108"/>
    <w:rsid w:val="0051122D"/>
    <w:rsid w:val="0051174E"/>
    <w:rsid w:val="00511A99"/>
    <w:rsid w:val="00512673"/>
    <w:rsid w:val="00512B58"/>
    <w:rsid w:val="0051363C"/>
    <w:rsid w:val="005138E0"/>
    <w:rsid w:val="00513FED"/>
    <w:rsid w:val="00514443"/>
    <w:rsid w:val="00514964"/>
    <w:rsid w:val="00514D4E"/>
    <w:rsid w:val="00514EEE"/>
    <w:rsid w:val="005154B0"/>
    <w:rsid w:val="0051554B"/>
    <w:rsid w:val="00515BE3"/>
    <w:rsid w:val="005176D8"/>
    <w:rsid w:val="00517FA0"/>
    <w:rsid w:val="00520147"/>
    <w:rsid w:val="00520C39"/>
    <w:rsid w:val="00521476"/>
    <w:rsid w:val="00521890"/>
    <w:rsid w:val="00521898"/>
    <w:rsid w:val="00521C3C"/>
    <w:rsid w:val="00521FE5"/>
    <w:rsid w:val="0052254A"/>
    <w:rsid w:val="00522D5B"/>
    <w:rsid w:val="00522E32"/>
    <w:rsid w:val="00522F62"/>
    <w:rsid w:val="0052343D"/>
    <w:rsid w:val="005246E8"/>
    <w:rsid w:val="005249D6"/>
    <w:rsid w:val="0052541F"/>
    <w:rsid w:val="00525793"/>
    <w:rsid w:val="00525866"/>
    <w:rsid w:val="005258D6"/>
    <w:rsid w:val="00525E46"/>
    <w:rsid w:val="00526F76"/>
    <w:rsid w:val="00527405"/>
    <w:rsid w:val="00531A7D"/>
    <w:rsid w:val="00532280"/>
    <w:rsid w:val="0053257F"/>
    <w:rsid w:val="005326BB"/>
    <w:rsid w:val="00532B46"/>
    <w:rsid w:val="00532CFA"/>
    <w:rsid w:val="005333FB"/>
    <w:rsid w:val="00533A98"/>
    <w:rsid w:val="00533BD5"/>
    <w:rsid w:val="005342E9"/>
    <w:rsid w:val="00534669"/>
    <w:rsid w:val="00534980"/>
    <w:rsid w:val="00534B66"/>
    <w:rsid w:val="005351C5"/>
    <w:rsid w:val="00535AED"/>
    <w:rsid w:val="00535ED6"/>
    <w:rsid w:val="005362F3"/>
    <w:rsid w:val="00536938"/>
    <w:rsid w:val="00537926"/>
    <w:rsid w:val="00537E1C"/>
    <w:rsid w:val="00537E3B"/>
    <w:rsid w:val="0054071F"/>
    <w:rsid w:val="00540A15"/>
    <w:rsid w:val="00540B07"/>
    <w:rsid w:val="00540D78"/>
    <w:rsid w:val="00541516"/>
    <w:rsid w:val="00541892"/>
    <w:rsid w:val="00541C57"/>
    <w:rsid w:val="00542BEC"/>
    <w:rsid w:val="00542FE3"/>
    <w:rsid w:val="00543B26"/>
    <w:rsid w:val="005449B5"/>
    <w:rsid w:val="00545483"/>
    <w:rsid w:val="0054559E"/>
    <w:rsid w:val="00545B10"/>
    <w:rsid w:val="00546709"/>
    <w:rsid w:val="00546ABA"/>
    <w:rsid w:val="00546E5A"/>
    <w:rsid w:val="0054714D"/>
    <w:rsid w:val="00547B1E"/>
    <w:rsid w:val="00547BA4"/>
    <w:rsid w:val="0055098D"/>
    <w:rsid w:val="00550CC5"/>
    <w:rsid w:val="00551A38"/>
    <w:rsid w:val="00551DBF"/>
    <w:rsid w:val="00552F4B"/>
    <w:rsid w:val="00553272"/>
    <w:rsid w:val="0055354F"/>
    <w:rsid w:val="0055403C"/>
    <w:rsid w:val="00554716"/>
    <w:rsid w:val="00555274"/>
    <w:rsid w:val="00556143"/>
    <w:rsid w:val="00556E8E"/>
    <w:rsid w:val="0055728C"/>
    <w:rsid w:val="00557293"/>
    <w:rsid w:val="00557603"/>
    <w:rsid w:val="005577F9"/>
    <w:rsid w:val="00557D4C"/>
    <w:rsid w:val="00557ED2"/>
    <w:rsid w:val="005608E4"/>
    <w:rsid w:val="00560B9D"/>
    <w:rsid w:val="00560D29"/>
    <w:rsid w:val="005617D4"/>
    <w:rsid w:val="0056352F"/>
    <w:rsid w:val="0056376A"/>
    <w:rsid w:val="005647D5"/>
    <w:rsid w:val="0056483C"/>
    <w:rsid w:val="00564896"/>
    <w:rsid w:val="0056557A"/>
    <w:rsid w:val="005656C6"/>
    <w:rsid w:val="005660C5"/>
    <w:rsid w:val="0056660D"/>
    <w:rsid w:val="00566AA7"/>
    <w:rsid w:val="00566BCD"/>
    <w:rsid w:val="00566D41"/>
    <w:rsid w:val="00567149"/>
    <w:rsid w:val="00567DCD"/>
    <w:rsid w:val="005704D8"/>
    <w:rsid w:val="00570935"/>
    <w:rsid w:val="00571A5E"/>
    <w:rsid w:val="00571BA7"/>
    <w:rsid w:val="00572161"/>
    <w:rsid w:val="00572D2A"/>
    <w:rsid w:val="00572F68"/>
    <w:rsid w:val="00573255"/>
    <w:rsid w:val="005734F2"/>
    <w:rsid w:val="005743D5"/>
    <w:rsid w:val="00575EAD"/>
    <w:rsid w:val="0057605A"/>
    <w:rsid w:val="0057674F"/>
    <w:rsid w:val="005773FD"/>
    <w:rsid w:val="00580407"/>
    <w:rsid w:val="00580879"/>
    <w:rsid w:val="005809B8"/>
    <w:rsid w:val="005814F1"/>
    <w:rsid w:val="0058237E"/>
    <w:rsid w:val="00582AE2"/>
    <w:rsid w:val="00583DB9"/>
    <w:rsid w:val="005840D0"/>
    <w:rsid w:val="00585461"/>
    <w:rsid w:val="00585860"/>
    <w:rsid w:val="0058608D"/>
    <w:rsid w:val="00586E59"/>
    <w:rsid w:val="00590A13"/>
    <w:rsid w:val="00591330"/>
    <w:rsid w:val="00591F70"/>
    <w:rsid w:val="00592284"/>
    <w:rsid w:val="00592E14"/>
    <w:rsid w:val="00593AB2"/>
    <w:rsid w:val="00594D9C"/>
    <w:rsid w:val="00594E67"/>
    <w:rsid w:val="00594F36"/>
    <w:rsid w:val="0059537B"/>
    <w:rsid w:val="00597E47"/>
    <w:rsid w:val="00597EEA"/>
    <w:rsid w:val="005A0660"/>
    <w:rsid w:val="005A06D7"/>
    <w:rsid w:val="005A06E6"/>
    <w:rsid w:val="005A09D8"/>
    <w:rsid w:val="005A0D41"/>
    <w:rsid w:val="005A1B0D"/>
    <w:rsid w:val="005A1F0C"/>
    <w:rsid w:val="005A23B9"/>
    <w:rsid w:val="005A366D"/>
    <w:rsid w:val="005A374F"/>
    <w:rsid w:val="005A463F"/>
    <w:rsid w:val="005A4F82"/>
    <w:rsid w:val="005A51D0"/>
    <w:rsid w:val="005A582B"/>
    <w:rsid w:val="005A6057"/>
    <w:rsid w:val="005A671F"/>
    <w:rsid w:val="005A6BBF"/>
    <w:rsid w:val="005A6D9D"/>
    <w:rsid w:val="005A6E60"/>
    <w:rsid w:val="005A74B4"/>
    <w:rsid w:val="005A7736"/>
    <w:rsid w:val="005B12F7"/>
    <w:rsid w:val="005B1EB1"/>
    <w:rsid w:val="005B1F07"/>
    <w:rsid w:val="005B224C"/>
    <w:rsid w:val="005B28D0"/>
    <w:rsid w:val="005B2D7D"/>
    <w:rsid w:val="005B2E87"/>
    <w:rsid w:val="005B3079"/>
    <w:rsid w:val="005B3340"/>
    <w:rsid w:val="005B3687"/>
    <w:rsid w:val="005B39A0"/>
    <w:rsid w:val="005B39DA"/>
    <w:rsid w:val="005B3B83"/>
    <w:rsid w:val="005B3DFB"/>
    <w:rsid w:val="005B4154"/>
    <w:rsid w:val="005B435D"/>
    <w:rsid w:val="005B47DB"/>
    <w:rsid w:val="005B4ADB"/>
    <w:rsid w:val="005B4D6D"/>
    <w:rsid w:val="005B50EA"/>
    <w:rsid w:val="005B5580"/>
    <w:rsid w:val="005B565E"/>
    <w:rsid w:val="005B5A6D"/>
    <w:rsid w:val="005B5B3C"/>
    <w:rsid w:val="005B5CE3"/>
    <w:rsid w:val="005B6BF2"/>
    <w:rsid w:val="005B7299"/>
    <w:rsid w:val="005B7AF4"/>
    <w:rsid w:val="005C03AF"/>
    <w:rsid w:val="005C0784"/>
    <w:rsid w:val="005C09BF"/>
    <w:rsid w:val="005C1357"/>
    <w:rsid w:val="005C18DE"/>
    <w:rsid w:val="005C23FF"/>
    <w:rsid w:val="005C262D"/>
    <w:rsid w:val="005C3030"/>
    <w:rsid w:val="005C3A92"/>
    <w:rsid w:val="005C3BAF"/>
    <w:rsid w:val="005C3C84"/>
    <w:rsid w:val="005C41F0"/>
    <w:rsid w:val="005C45D9"/>
    <w:rsid w:val="005C4B5D"/>
    <w:rsid w:val="005C513E"/>
    <w:rsid w:val="005C6537"/>
    <w:rsid w:val="005C6637"/>
    <w:rsid w:val="005C6A12"/>
    <w:rsid w:val="005C6D1A"/>
    <w:rsid w:val="005C6E8A"/>
    <w:rsid w:val="005C71CA"/>
    <w:rsid w:val="005C7543"/>
    <w:rsid w:val="005C7F21"/>
    <w:rsid w:val="005D0469"/>
    <w:rsid w:val="005D221A"/>
    <w:rsid w:val="005D26CF"/>
    <w:rsid w:val="005D2719"/>
    <w:rsid w:val="005D3A9F"/>
    <w:rsid w:val="005D3C70"/>
    <w:rsid w:val="005D40B6"/>
    <w:rsid w:val="005D51E9"/>
    <w:rsid w:val="005D6D65"/>
    <w:rsid w:val="005D75CD"/>
    <w:rsid w:val="005E0142"/>
    <w:rsid w:val="005E04D9"/>
    <w:rsid w:val="005E06A0"/>
    <w:rsid w:val="005E087C"/>
    <w:rsid w:val="005E157A"/>
    <w:rsid w:val="005E15DB"/>
    <w:rsid w:val="005E2EF9"/>
    <w:rsid w:val="005E33D8"/>
    <w:rsid w:val="005E366E"/>
    <w:rsid w:val="005E39C3"/>
    <w:rsid w:val="005E3D88"/>
    <w:rsid w:val="005E3DE0"/>
    <w:rsid w:val="005E4013"/>
    <w:rsid w:val="005E4266"/>
    <w:rsid w:val="005E44A3"/>
    <w:rsid w:val="005E5708"/>
    <w:rsid w:val="005E61E3"/>
    <w:rsid w:val="005E6579"/>
    <w:rsid w:val="005E67BB"/>
    <w:rsid w:val="005E76DB"/>
    <w:rsid w:val="005E78D3"/>
    <w:rsid w:val="005E7D8E"/>
    <w:rsid w:val="005E7FAE"/>
    <w:rsid w:val="005F005B"/>
    <w:rsid w:val="005F0534"/>
    <w:rsid w:val="005F05ED"/>
    <w:rsid w:val="005F0F6B"/>
    <w:rsid w:val="005F13BE"/>
    <w:rsid w:val="005F1A22"/>
    <w:rsid w:val="005F1CC1"/>
    <w:rsid w:val="005F1D4B"/>
    <w:rsid w:val="005F1FF4"/>
    <w:rsid w:val="005F2A40"/>
    <w:rsid w:val="005F2F0F"/>
    <w:rsid w:val="005F3BE1"/>
    <w:rsid w:val="005F3CB7"/>
    <w:rsid w:val="005F3E8B"/>
    <w:rsid w:val="005F4593"/>
    <w:rsid w:val="005F5462"/>
    <w:rsid w:val="005F579B"/>
    <w:rsid w:val="005F5C44"/>
    <w:rsid w:val="005F5EA2"/>
    <w:rsid w:val="005F620A"/>
    <w:rsid w:val="005F63EE"/>
    <w:rsid w:val="005F6619"/>
    <w:rsid w:val="005F76BB"/>
    <w:rsid w:val="00600188"/>
    <w:rsid w:val="00600BD5"/>
    <w:rsid w:val="00600CAC"/>
    <w:rsid w:val="0060148B"/>
    <w:rsid w:val="00601A2B"/>
    <w:rsid w:val="00602595"/>
    <w:rsid w:val="00602769"/>
    <w:rsid w:val="00602FB4"/>
    <w:rsid w:val="0060353A"/>
    <w:rsid w:val="0060399F"/>
    <w:rsid w:val="00604409"/>
    <w:rsid w:val="00604B87"/>
    <w:rsid w:val="00604C64"/>
    <w:rsid w:val="00605052"/>
    <w:rsid w:val="0060536D"/>
    <w:rsid w:val="006053E8"/>
    <w:rsid w:val="00605B7E"/>
    <w:rsid w:val="00605BBE"/>
    <w:rsid w:val="00605BCA"/>
    <w:rsid w:val="00606219"/>
    <w:rsid w:val="00606DB7"/>
    <w:rsid w:val="006076AD"/>
    <w:rsid w:val="00607A49"/>
    <w:rsid w:val="00607B91"/>
    <w:rsid w:val="00610E45"/>
    <w:rsid w:val="00611684"/>
    <w:rsid w:val="00611C0B"/>
    <w:rsid w:val="006121C6"/>
    <w:rsid w:val="00612420"/>
    <w:rsid w:val="00612A97"/>
    <w:rsid w:val="00612BDA"/>
    <w:rsid w:val="00612E96"/>
    <w:rsid w:val="00612F9F"/>
    <w:rsid w:val="00613B79"/>
    <w:rsid w:val="0061416F"/>
    <w:rsid w:val="0061421F"/>
    <w:rsid w:val="00614FC8"/>
    <w:rsid w:val="006159EC"/>
    <w:rsid w:val="00615DC9"/>
    <w:rsid w:val="00615FA9"/>
    <w:rsid w:val="00616461"/>
    <w:rsid w:val="00616746"/>
    <w:rsid w:val="00617595"/>
    <w:rsid w:val="006176AE"/>
    <w:rsid w:val="00617DB7"/>
    <w:rsid w:val="00617E68"/>
    <w:rsid w:val="00620B07"/>
    <w:rsid w:val="0062105F"/>
    <w:rsid w:val="00621BCA"/>
    <w:rsid w:val="00621C1A"/>
    <w:rsid w:val="00621D55"/>
    <w:rsid w:val="00622180"/>
    <w:rsid w:val="006222A4"/>
    <w:rsid w:val="0062291B"/>
    <w:rsid w:val="00622AE4"/>
    <w:rsid w:val="00622D8E"/>
    <w:rsid w:val="00624821"/>
    <w:rsid w:val="006249EA"/>
    <w:rsid w:val="00624CF2"/>
    <w:rsid w:val="0062512C"/>
    <w:rsid w:val="00625134"/>
    <w:rsid w:val="00625F53"/>
    <w:rsid w:val="00626725"/>
    <w:rsid w:val="00626B0A"/>
    <w:rsid w:val="00626BCF"/>
    <w:rsid w:val="00626DAC"/>
    <w:rsid w:val="00627640"/>
    <w:rsid w:val="00627D3D"/>
    <w:rsid w:val="00630155"/>
    <w:rsid w:val="00630299"/>
    <w:rsid w:val="006307F0"/>
    <w:rsid w:val="006308AD"/>
    <w:rsid w:val="00630B25"/>
    <w:rsid w:val="00630E4E"/>
    <w:rsid w:val="0063138E"/>
    <w:rsid w:val="00631498"/>
    <w:rsid w:val="006326EB"/>
    <w:rsid w:val="00632A52"/>
    <w:rsid w:val="00633645"/>
    <w:rsid w:val="0063374A"/>
    <w:rsid w:val="0063375D"/>
    <w:rsid w:val="00634925"/>
    <w:rsid w:val="006354AF"/>
    <w:rsid w:val="00636309"/>
    <w:rsid w:val="006363B8"/>
    <w:rsid w:val="00637300"/>
    <w:rsid w:val="006378B3"/>
    <w:rsid w:val="00637A3A"/>
    <w:rsid w:val="0064010E"/>
    <w:rsid w:val="00640A3D"/>
    <w:rsid w:val="00640C8B"/>
    <w:rsid w:val="0064134B"/>
    <w:rsid w:val="00641A13"/>
    <w:rsid w:val="00641B19"/>
    <w:rsid w:val="00641EDE"/>
    <w:rsid w:val="0064206C"/>
    <w:rsid w:val="0064214D"/>
    <w:rsid w:val="00642407"/>
    <w:rsid w:val="006425C2"/>
    <w:rsid w:val="00642805"/>
    <w:rsid w:val="006438EF"/>
    <w:rsid w:val="00643A29"/>
    <w:rsid w:val="00643B6C"/>
    <w:rsid w:val="006442F4"/>
    <w:rsid w:val="00645299"/>
    <w:rsid w:val="00645438"/>
    <w:rsid w:val="006458FC"/>
    <w:rsid w:val="00645D7A"/>
    <w:rsid w:val="00646185"/>
    <w:rsid w:val="006461D8"/>
    <w:rsid w:val="0065071E"/>
    <w:rsid w:val="006508EB"/>
    <w:rsid w:val="00650F28"/>
    <w:rsid w:val="00651013"/>
    <w:rsid w:val="00651652"/>
    <w:rsid w:val="00652824"/>
    <w:rsid w:val="00653364"/>
    <w:rsid w:val="006534C7"/>
    <w:rsid w:val="006537E9"/>
    <w:rsid w:val="00654039"/>
    <w:rsid w:val="006540BF"/>
    <w:rsid w:val="00654546"/>
    <w:rsid w:val="00654663"/>
    <w:rsid w:val="00654CFB"/>
    <w:rsid w:val="0065505B"/>
    <w:rsid w:val="0065571B"/>
    <w:rsid w:val="00655BF6"/>
    <w:rsid w:val="00655DC9"/>
    <w:rsid w:val="00656837"/>
    <w:rsid w:val="00656A38"/>
    <w:rsid w:val="00656E9C"/>
    <w:rsid w:val="00657160"/>
    <w:rsid w:val="006604F0"/>
    <w:rsid w:val="00660C33"/>
    <w:rsid w:val="00661659"/>
    <w:rsid w:val="00662013"/>
    <w:rsid w:val="0066228C"/>
    <w:rsid w:val="0066327A"/>
    <w:rsid w:val="00663CDB"/>
    <w:rsid w:val="0066462C"/>
    <w:rsid w:val="00665069"/>
    <w:rsid w:val="00665275"/>
    <w:rsid w:val="00665337"/>
    <w:rsid w:val="00666943"/>
    <w:rsid w:val="00666A19"/>
    <w:rsid w:val="00666F83"/>
    <w:rsid w:val="00667425"/>
    <w:rsid w:val="006675AA"/>
    <w:rsid w:val="00667C32"/>
    <w:rsid w:val="00667E74"/>
    <w:rsid w:val="006701D1"/>
    <w:rsid w:val="006704EA"/>
    <w:rsid w:val="0067061E"/>
    <w:rsid w:val="0067152D"/>
    <w:rsid w:val="00672897"/>
    <w:rsid w:val="00673296"/>
    <w:rsid w:val="00673EF6"/>
    <w:rsid w:val="0067421D"/>
    <w:rsid w:val="006748C9"/>
    <w:rsid w:val="006758B9"/>
    <w:rsid w:val="006758CC"/>
    <w:rsid w:val="0067630E"/>
    <w:rsid w:val="0067658C"/>
    <w:rsid w:val="0067698C"/>
    <w:rsid w:val="00676D51"/>
    <w:rsid w:val="006777C9"/>
    <w:rsid w:val="00680634"/>
    <w:rsid w:val="006808B0"/>
    <w:rsid w:val="00681A5D"/>
    <w:rsid w:val="00681EDB"/>
    <w:rsid w:val="00681FE3"/>
    <w:rsid w:val="0068272C"/>
    <w:rsid w:val="00682A72"/>
    <w:rsid w:val="006832B4"/>
    <w:rsid w:val="00683D2B"/>
    <w:rsid w:val="00684105"/>
    <w:rsid w:val="00684440"/>
    <w:rsid w:val="0068478D"/>
    <w:rsid w:val="0068551E"/>
    <w:rsid w:val="00686899"/>
    <w:rsid w:val="00686B70"/>
    <w:rsid w:val="00686D0D"/>
    <w:rsid w:val="0068764D"/>
    <w:rsid w:val="00687AE8"/>
    <w:rsid w:val="006907DC"/>
    <w:rsid w:val="00690993"/>
    <w:rsid w:val="00691517"/>
    <w:rsid w:val="00692019"/>
    <w:rsid w:val="006923C1"/>
    <w:rsid w:val="00692754"/>
    <w:rsid w:val="0069316B"/>
    <w:rsid w:val="006938B2"/>
    <w:rsid w:val="00694A3C"/>
    <w:rsid w:val="00694E03"/>
    <w:rsid w:val="00695024"/>
    <w:rsid w:val="0069534A"/>
    <w:rsid w:val="006958F4"/>
    <w:rsid w:val="00695DC0"/>
    <w:rsid w:val="006961C0"/>
    <w:rsid w:val="00696303"/>
    <w:rsid w:val="00696A0D"/>
    <w:rsid w:val="0069747A"/>
    <w:rsid w:val="00697621"/>
    <w:rsid w:val="00697FD1"/>
    <w:rsid w:val="006A0127"/>
    <w:rsid w:val="006A13CE"/>
    <w:rsid w:val="006A19E4"/>
    <w:rsid w:val="006A2415"/>
    <w:rsid w:val="006A2594"/>
    <w:rsid w:val="006A26F2"/>
    <w:rsid w:val="006A2D52"/>
    <w:rsid w:val="006A303E"/>
    <w:rsid w:val="006A3110"/>
    <w:rsid w:val="006A36CB"/>
    <w:rsid w:val="006A4A33"/>
    <w:rsid w:val="006A4FFA"/>
    <w:rsid w:val="006A5491"/>
    <w:rsid w:val="006A56B1"/>
    <w:rsid w:val="006A60E0"/>
    <w:rsid w:val="006A6320"/>
    <w:rsid w:val="006A6450"/>
    <w:rsid w:val="006A6D16"/>
    <w:rsid w:val="006A7035"/>
    <w:rsid w:val="006A76B5"/>
    <w:rsid w:val="006A77F7"/>
    <w:rsid w:val="006B0647"/>
    <w:rsid w:val="006B0794"/>
    <w:rsid w:val="006B09E1"/>
    <w:rsid w:val="006B0FA1"/>
    <w:rsid w:val="006B1375"/>
    <w:rsid w:val="006B1F6B"/>
    <w:rsid w:val="006B2893"/>
    <w:rsid w:val="006B340B"/>
    <w:rsid w:val="006B35BD"/>
    <w:rsid w:val="006B38C6"/>
    <w:rsid w:val="006B3BB2"/>
    <w:rsid w:val="006B409A"/>
    <w:rsid w:val="006B510B"/>
    <w:rsid w:val="006B52F9"/>
    <w:rsid w:val="006B5F15"/>
    <w:rsid w:val="006B6325"/>
    <w:rsid w:val="006B69A0"/>
    <w:rsid w:val="006B6F12"/>
    <w:rsid w:val="006B7044"/>
    <w:rsid w:val="006B7F5C"/>
    <w:rsid w:val="006C03C5"/>
    <w:rsid w:val="006C06DF"/>
    <w:rsid w:val="006C08CC"/>
    <w:rsid w:val="006C0E28"/>
    <w:rsid w:val="006C0F16"/>
    <w:rsid w:val="006C125B"/>
    <w:rsid w:val="006C127E"/>
    <w:rsid w:val="006C2082"/>
    <w:rsid w:val="006C2B6E"/>
    <w:rsid w:val="006C2CCA"/>
    <w:rsid w:val="006C3885"/>
    <w:rsid w:val="006C4286"/>
    <w:rsid w:val="006C4854"/>
    <w:rsid w:val="006C4912"/>
    <w:rsid w:val="006C5B94"/>
    <w:rsid w:val="006C5BBE"/>
    <w:rsid w:val="006C6332"/>
    <w:rsid w:val="006C6691"/>
    <w:rsid w:val="006C6EBC"/>
    <w:rsid w:val="006C7A78"/>
    <w:rsid w:val="006D164A"/>
    <w:rsid w:val="006D16F6"/>
    <w:rsid w:val="006D1949"/>
    <w:rsid w:val="006D20D5"/>
    <w:rsid w:val="006D2C07"/>
    <w:rsid w:val="006D2E31"/>
    <w:rsid w:val="006D3042"/>
    <w:rsid w:val="006D4002"/>
    <w:rsid w:val="006D43BF"/>
    <w:rsid w:val="006D5B9B"/>
    <w:rsid w:val="006D6419"/>
    <w:rsid w:val="006D6E15"/>
    <w:rsid w:val="006D701B"/>
    <w:rsid w:val="006D7879"/>
    <w:rsid w:val="006E00A2"/>
    <w:rsid w:val="006E0918"/>
    <w:rsid w:val="006E0B59"/>
    <w:rsid w:val="006E0EA7"/>
    <w:rsid w:val="006E1155"/>
    <w:rsid w:val="006E1199"/>
    <w:rsid w:val="006E19AC"/>
    <w:rsid w:val="006E1C6F"/>
    <w:rsid w:val="006E1FCE"/>
    <w:rsid w:val="006E22CD"/>
    <w:rsid w:val="006E2A77"/>
    <w:rsid w:val="006E307E"/>
    <w:rsid w:val="006E3200"/>
    <w:rsid w:val="006E375E"/>
    <w:rsid w:val="006E38C5"/>
    <w:rsid w:val="006E414A"/>
    <w:rsid w:val="006E4CF8"/>
    <w:rsid w:val="006E5393"/>
    <w:rsid w:val="006E62CE"/>
    <w:rsid w:val="006E77CB"/>
    <w:rsid w:val="006F0FD6"/>
    <w:rsid w:val="006F1297"/>
    <w:rsid w:val="006F1F44"/>
    <w:rsid w:val="006F21F5"/>
    <w:rsid w:val="006F282E"/>
    <w:rsid w:val="006F3CE5"/>
    <w:rsid w:val="006F4113"/>
    <w:rsid w:val="006F44F9"/>
    <w:rsid w:val="006F4B4F"/>
    <w:rsid w:val="006F527A"/>
    <w:rsid w:val="006F53AC"/>
    <w:rsid w:val="006F5E90"/>
    <w:rsid w:val="006F6888"/>
    <w:rsid w:val="006F78AB"/>
    <w:rsid w:val="00700560"/>
    <w:rsid w:val="0070084B"/>
    <w:rsid w:val="00700D20"/>
    <w:rsid w:val="00700F69"/>
    <w:rsid w:val="007011CD"/>
    <w:rsid w:val="007012A0"/>
    <w:rsid w:val="0070133F"/>
    <w:rsid w:val="007023D5"/>
    <w:rsid w:val="0070276B"/>
    <w:rsid w:val="00702DC4"/>
    <w:rsid w:val="0070320A"/>
    <w:rsid w:val="00703601"/>
    <w:rsid w:val="0070462C"/>
    <w:rsid w:val="0070498C"/>
    <w:rsid w:val="00704F09"/>
    <w:rsid w:val="00705084"/>
    <w:rsid w:val="00705535"/>
    <w:rsid w:val="007061B5"/>
    <w:rsid w:val="00706732"/>
    <w:rsid w:val="00706984"/>
    <w:rsid w:val="0070698D"/>
    <w:rsid w:val="007069FA"/>
    <w:rsid w:val="00706E67"/>
    <w:rsid w:val="00707383"/>
    <w:rsid w:val="00707D01"/>
    <w:rsid w:val="0071074B"/>
    <w:rsid w:val="00711665"/>
    <w:rsid w:val="00711857"/>
    <w:rsid w:val="00711862"/>
    <w:rsid w:val="00711A75"/>
    <w:rsid w:val="00711D59"/>
    <w:rsid w:val="00711E00"/>
    <w:rsid w:val="007123E0"/>
    <w:rsid w:val="00712544"/>
    <w:rsid w:val="007129BB"/>
    <w:rsid w:val="00712A3E"/>
    <w:rsid w:val="00712C69"/>
    <w:rsid w:val="00713886"/>
    <w:rsid w:val="0071403D"/>
    <w:rsid w:val="0071482B"/>
    <w:rsid w:val="00714991"/>
    <w:rsid w:val="0071531A"/>
    <w:rsid w:val="007162F3"/>
    <w:rsid w:val="00716E3C"/>
    <w:rsid w:val="007171D1"/>
    <w:rsid w:val="00717BED"/>
    <w:rsid w:val="00717CA7"/>
    <w:rsid w:val="00720214"/>
    <w:rsid w:val="00720253"/>
    <w:rsid w:val="0072064F"/>
    <w:rsid w:val="00720DA3"/>
    <w:rsid w:val="00721362"/>
    <w:rsid w:val="007217A8"/>
    <w:rsid w:val="00721B4F"/>
    <w:rsid w:val="00721D31"/>
    <w:rsid w:val="00722164"/>
    <w:rsid w:val="007222DB"/>
    <w:rsid w:val="00722546"/>
    <w:rsid w:val="00722BCE"/>
    <w:rsid w:val="00722C26"/>
    <w:rsid w:val="007230D0"/>
    <w:rsid w:val="0072355C"/>
    <w:rsid w:val="00723A03"/>
    <w:rsid w:val="00723AD3"/>
    <w:rsid w:val="00723BFC"/>
    <w:rsid w:val="00725059"/>
    <w:rsid w:val="00725456"/>
    <w:rsid w:val="0072546F"/>
    <w:rsid w:val="0072553B"/>
    <w:rsid w:val="00725D90"/>
    <w:rsid w:val="0072614B"/>
    <w:rsid w:val="007264B6"/>
    <w:rsid w:val="007272F4"/>
    <w:rsid w:val="00727677"/>
    <w:rsid w:val="00730289"/>
    <w:rsid w:val="007303E1"/>
    <w:rsid w:val="007305D0"/>
    <w:rsid w:val="00730B6A"/>
    <w:rsid w:val="007310DE"/>
    <w:rsid w:val="00731437"/>
    <w:rsid w:val="007317C2"/>
    <w:rsid w:val="00731E91"/>
    <w:rsid w:val="00732084"/>
    <w:rsid w:val="00732402"/>
    <w:rsid w:val="007348BA"/>
    <w:rsid w:val="00734967"/>
    <w:rsid w:val="00735B5D"/>
    <w:rsid w:val="0073625D"/>
    <w:rsid w:val="007365A6"/>
    <w:rsid w:val="00736C85"/>
    <w:rsid w:val="00737048"/>
    <w:rsid w:val="007370E0"/>
    <w:rsid w:val="00737282"/>
    <w:rsid w:val="00737F09"/>
    <w:rsid w:val="00740046"/>
    <w:rsid w:val="00740614"/>
    <w:rsid w:val="00740ACF"/>
    <w:rsid w:val="0074152E"/>
    <w:rsid w:val="00741576"/>
    <w:rsid w:val="00742664"/>
    <w:rsid w:val="007426D5"/>
    <w:rsid w:val="007429F2"/>
    <w:rsid w:val="00742B80"/>
    <w:rsid w:val="007430F1"/>
    <w:rsid w:val="007435FF"/>
    <w:rsid w:val="00743813"/>
    <w:rsid w:val="00744ED0"/>
    <w:rsid w:val="00744F6F"/>
    <w:rsid w:val="00745F58"/>
    <w:rsid w:val="0074616F"/>
    <w:rsid w:val="00746334"/>
    <w:rsid w:val="007467E8"/>
    <w:rsid w:val="00747182"/>
    <w:rsid w:val="00747717"/>
    <w:rsid w:val="00747BF1"/>
    <w:rsid w:val="00750069"/>
    <w:rsid w:val="00750551"/>
    <w:rsid w:val="00750BFA"/>
    <w:rsid w:val="00750E90"/>
    <w:rsid w:val="007515AB"/>
    <w:rsid w:val="00751614"/>
    <w:rsid w:val="00751826"/>
    <w:rsid w:val="00751AE1"/>
    <w:rsid w:val="00751C51"/>
    <w:rsid w:val="00751EED"/>
    <w:rsid w:val="007538F9"/>
    <w:rsid w:val="00753AAF"/>
    <w:rsid w:val="00753AE2"/>
    <w:rsid w:val="007542DE"/>
    <w:rsid w:val="007542F2"/>
    <w:rsid w:val="007550F8"/>
    <w:rsid w:val="007559DB"/>
    <w:rsid w:val="00755E86"/>
    <w:rsid w:val="00756555"/>
    <w:rsid w:val="00756D4A"/>
    <w:rsid w:val="00756F38"/>
    <w:rsid w:val="00757098"/>
    <w:rsid w:val="0075749C"/>
    <w:rsid w:val="007609DD"/>
    <w:rsid w:val="00760BD0"/>
    <w:rsid w:val="00760DD4"/>
    <w:rsid w:val="00760FF4"/>
    <w:rsid w:val="00761098"/>
    <w:rsid w:val="00761F22"/>
    <w:rsid w:val="007620B1"/>
    <w:rsid w:val="0076328B"/>
    <w:rsid w:val="00763631"/>
    <w:rsid w:val="0076383B"/>
    <w:rsid w:val="0076450F"/>
    <w:rsid w:val="007645DA"/>
    <w:rsid w:val="007648AE"/>
    <w:rsid w:val="007649CD"/>
    <w:rsid w:val="00764C2A"/>
    <w:rsid w:val="0076568F"/>
    <w:rsid w:val="00765D18"/>
    <w:rsid w:val="00765F76"/>
    <w:rsid w:val="007679E5"/>
    <w:rsid w:val="007701FB"/>
    <w:rsid w:val="007706C9"/>
    <w:rsid w:val="00770F1E"/>
    <w:rsid w:val="00771265"/>
    <w:rsid w:val="00771758"/>
    <w:rsid w:val="00771C83"/>
    <w:rsid w:val="0077296A"/>
    <w:rsid w:val="00773896"/>
    <w:rsid w:val="00773AEC"/>
    <w:rsid w:val="007741FC"/>
    <w:rsid w:val="007742EF"/>
    <w:rsid w:val="007746D1"/>
    <w:rsid w:val="00774B47"/>
    <w:rsid w:val="00776011"/>
    <w:rsid w:val="00776295"/>
    <w:rsid w:val="00776349"/>
    <w:rsid w:val="0077744D"/>
    <w:rsid w:val="00777960"/>
    <w:rsid w:val="00777CC1"/>
    <w:rsid w:val="00777D17"/>
    <w:rsid w:val="00777D57"/>
    <w:rsid w:val="007804F2"/>
    <w:rsid w:val="00780E78"/>
    <w:rsid w:val="0078102A"/>
    <w:rsid w:val="00781CA1"/>
    <w:rsid w:val="00781E95"/>
    <w:rsid w:val="00781FA7"/>
    <w:rsid w:val="007824F5"/>
    <w:rsid w:val="0078295E"/>
    <w:rsid w:val="00782DDA"/>
    <w:rsid w:val="00783D65"/>
    <w:rsid w:val="007848BC"/>
    <w:rsid w:val="00784A38"/>
    <w:rsid w:val="00784AC6"/>
    <w:rsid w:val="007853B6"/>
    <w:rsid w:val="00785A7A"/>
    <w:rsid w:val="00785B04"/>
    <w:rsid w:val="00785D94"/>
    <w:rsid w:val="007860F1"/>
    <w:rsid w:val="00786140"/>
    <w:rsid w:val="0078651C"/>
    <w:rsid w:val="00786EB5"/>
    <w:rsid w:val="00787628"/>
    <w:rsid w:val="007876AC"/>
    <w:rsid w:val="007905AB"/>
    <w:rsid w:val="00790643"/>
    <w:rsid w:val="00790D1A"/>
    <w:rsid w:val="007915A7"/>
    <w:rsid w:val="007916B9"/>
    <w:rsid w:val="00791963"/>
    <w:rsid w:val="00791A38"/>
    <w:rsid w:val="00792839"/>
    <w:rsid w:val="00792854"/>
    <w:rsid w:val="00793825"/>
    <w:rsid w:val="00793CEB"/>
    <w:rsid w:val="0079444C"/>
    <w:rsid w:val="00794D46"/>
    <w:rsid w:val="00794E72"/>
    <w:rsid w:val="007951F3"/>
    <w:rsid w:val="007958C2"/>
    <w:rsid w:val="00795C62"/>
    <w:rsid w:val="00795D1C"/>
    <w:rsid w:val="007962FC"/>
    <w:rsid w:val="00796534"/>
    <w:rsid w:val="0079755F"/>
    <w:rsid w:val="007A0691"/>
    <w:rsid w:val="007A0B83"/>
    <w:rsid w:val="007A1241"/>
    <w:rsid w:val="007A1737"/>
    <w:rsid w:val="007A2441"/>
    <w:rsid w:val="007A269F"/>
    <w:rsid w:val="007A28A5"/>
    <w:rsid w:val="007A2F1F"/>
    <w:rsid w:val="007A3012"/>
    <w:rsid w:val="007A326D"/>
    <w:rsid w:val="007A34FB"/>
    <w:rsid w:val="007A3E92"/>
    <w:rsid w:val="007A3F80"/>
    <w:rsid w:val="007A4F4F"/>
    <w:rsid w:val="007A51CC"/>
    <w:rsid w:val="007A5327"/>
    <w:rsid w:val="007A57AC"/>
    <w:rsid w:val="007A5878"/>
    <w:rsid w:val="007A59FB"/>
    <w:rsid w:val="007A5AF8"/>
    <w:rsid w:val="007A5E00"/>
    <w:rsid w:val="007A683B"/>
    <w:rsid w:val="007A6BE5"/>
    <w:rsid w:val="007A79D5"/>
    <w:rsid w:val="007A79FB"/>
    <w:rsid w:val="007B029E"/>
    <w:rsid w:val="007B07FC"/>
    <w:rsid w:val="007B09BF"/>
    <w:rsid w:val="007B0D3A"/>
    <w:rsid w:val="007B22C9"/>
    <w:rsid w:val="007B3332"/>
    <w:rsid w:val="007B4D69"/>
    <w:rsid w:val="007B4F4C"/>
    <w:rsid w:val="007B4FE5"/>
    <w:rsid w:val="007B5365"/>
    <w:rsid w:val="007B71F3"/>
    <w:rsid w:val="007B7496"/>
    <w:rsid w:val="007B75C1"/>
    <w:rsid w:val="007B7AB9"/>
    <w:rsid w:val="007B7E68"/>
    <w:rsid w:val="007C0792"/>
    <w:rsid w:val="007C137C"/>
    <w:rsid w:val="007C178A"/>
    <w:rsid w:val="007C1DFC"/>
    <w:rsid w:val="007C257C"/>
    <w:rsid w:val="007C2A34"/>
    <w:rsid w:val="007C36E6"/>
    <w:rsid w:val="007C3A2C"/>
    <w:rsid w:val="007C4769"/>
    <w:rsid w:val="007C57D8"/>
    <w:rsid w:val="007C5937"/>
    <w:rsid w:val="007C6B61"/>
    <w:rsid w:val="007C76E1"/>
    <w:rsid w:val="007C7836"/>
    <w:rsid w:val="007C797D"/>
    <w:rsid w:val="007C7B50"/>
    <w:rsid w:val="007D005F"/>
    <w:rsid w:val="007D0810"/>
    <w:rsid w:val="007D0951"/>
    <w:rsid w:val="007D17C1"/>
    <w:rsid w:val="007D20B2"/>
    <w:rsid w:val="007D20E2"/>
    <w:rsid w:val="007D2397"/>
    <w:rsid w:val="007D2A74"/>
    <w:rsid w:val="007D2F7E"/>
    <w:rsid w:val="007D3B90"/>
    <w:rsid w:val="007D3DB1"/>
    <w:rsid w:val="007D4393"/>
    <w:rsid w:val="007D4481"/>
    <w:rsid w:val="007D457C"/>
    <w:rsid w:val="007D475A"/>
    <w:rsid w:val="007D4E3F"/>
    <w:rsid w:val="007D53FC"/>
    <w:rsid w:val="007D5A11"/>
    <w:rsid w:val="007D5B5F"/>
    <w:rsid w:val="007D686D"/>
    <w:rsid w:val="007D6B04"/>
    <w:rsid w:val="007D7562"/>
    <w:rsid w:val="007D7AF6"/>
    <w:rsid w:val="007E00A3"/>
    <w:rsid w:val="007E0480"/>
    <w:rsid w:val="007E0820"/>
    <w:rsid w:val="007E0D01"/>
    <w:rsid w:val="007E118B"/>
    <w:rsid w:val="007E13FF"/>
    <w:rsid w:val="007E1581"/>
    <w:rsid w:val="007E1706"/>
    <w:rsid w:val="007E22B2"/>
    <w:rsid w:val="007E2746"/>
    <w:rsid w:val="007E3AF0"/>
    <w:rsid w:val="007E45BF"/>
    <w:rsid w:val="007E46E2"/>
    <w:rsid w:val="007E4855"/>
    <w:rsid w:val="007E5247"/>
    <w:rsid w:val="007E54D0"/>
    <w:rsid w:val="007E61BB"/>
    <w:rsid w:val="007E646D"/>
    <w:rsid w:val="007E6B41"/>
    <w:rsid w:val="007F00E8"/>
    <w:rsid w:val="007F16F1"/>
    <w:rsid w:val="007F1779"/>
    <w:rsid w:val="007F1839"/>
    <w:rsid w:val="007F1A9D"/>
    <w:rsid w:val="007F1DD9"/>
    <w:rsid w:val="007F28D8"/>
    <w:rsid w:val="007F3BB7"/>
    <w:rsid w:val="007F46A2"/>
    <w:rsid w:val="007F46FC"/>
    <w:rsid w:val="007F567F"/>
    <w:rsid w:val="007F5B2C"/>
    <w:rsid w:val="007F5F1A"/>
    <w:rsid w:val="007F6715"/>
    <w:rsid w:val="007F6A77"/>
    <w:rsid w:val="007F7663"/>
    <w:rsid w:val="007F7709"/>
    <w:rsid w:val="0080007A"/>
    <w:rsid w:val="00800821"/>
    <w:rsid w:val="00800C45"/>
    <w:rsid w:val="00800F40"/>
    <w:rsid w:val="008010A0"/>
    <w:rsid w:val="008013F0"/>
    <w:rsid w:val="008018F3"/>
    <w:rsid w:val="00801BF6"/>
    <w:rsid w:val="00802E7A"/>
    <w:rsid w:val="00802F12"/>
    <w:rsid w:val="00803CAF"/>
    <w:rsid w:val="00803D67"/>
    <w:rsid w:val="00804098"/>
    <w:rsid w:val="008046E4"/>
    <w:rsid w:val="00804F51"/>
    <w:rsid w:val="008069AF"/>
    <w:rsid w:val="00806E53"/>
    <w:rsid w:val="008114A3"/>
    <w:rsid w:val="00811754"/>
    <w:rsid w:val="00811E6B"/>
    <w:rsid w:val="00812174"/>
    <w:rsid w:val="008123FD"/>
    <w:rsid w:val="00812A0B"/>
    <w:rsid w:val="00812A69"/>
    <w:rsid w:val="008130A0"/>
    <w:rsid w:val="0081318F"/>
    <w:rsid w:val="00813A1B"/>
    <w:rsid w:val="00813FA5"/>
    <w:rsid w:val="008143D4"/>
    <w:rsid w:val="00814C90"/>
    <w:rsid w:val="00815A18"/>
    <w:rsid w:val="0081643B"/>
    <w:rsid w:val="0081778E"/>
    <w:rsid w:val="00817838"/>
    <w:rsid w:val="00817C37"/>
    <w:rsid w:val="00817D95"/>
    <w:rsid w:val="00820137"/>
    <w:rsid w:val="008206B2"/>
    <w:rsid w:val="00820DB4"/>
    <w:rsid w:val="00821D3B"/>
    <w:rsid w:val="00822054"/>
    <w:rsid w:val="00822160"/>
    <w:rsid w:val="00822CD5"/>
    <w:rsid w:val="00822E94"/>
    <w:rsid w:val="00823162"/>
    <w:rsid w:val="008237C3"/>
    <w:rsid w:val="00823824"/>
    <w:rsid w:val="00823BED"/>
    <w:rsid w:val="00823C9B"/>
    <w:rsid w:val="00823D6C"/>
    <w:rsid w:val="00823DA2"/>
    <w:rsid w:val="00824121"/>
    <w:rsid w:val="0082523A"/>
    <w:rsid w:val="00825E26"/>
    <w:rsid w:val="0082612C"/>
    <w:rsid w:val="008261A3"/>
    <w:rsid w:val="0082671C"/>
    <w:rsid w:val="00826795"/>
    <w:rsid w:val="00826A8D"/>
    <w:rsid w:val="0082713E"/>
    <w:rsid w:val="008276A4"/>
    <w:rsid w:val="00827E7D"/>
    <w:rsid w:val="008310C3"/>
    <w:rsid w:val="008312F7"/>
    <w:rsid w:val="00831381"/>
    <w:rsid w:val="008315F7"/>
    <w:rsid w:val="00832434"/>
    <w:rsid w:val="0083294E"/>
    <w:rsid w:val="008329A2"/>
    <w:rsid w:val="008331FB"/>
    <w:rsid w:val="00833309"/>
    <w:rsid w:val="00833870"/>
    <w:rsid w:val="00833B47"/>
    <w:rsid w:val="0083403B"/>
    <w:rsid w:val="00834147"/>
    <w:rsid w:val="008348F8"/>
    <w:rsid w:val="00834BBB"/>
    <w:rsid w:val="00834FCF"/>
    <w:rsid w:val="0083562C"/>
    <w:rsid w:val="00835B5B"/>
    <w:rsid w:val="00836048"/>
    <w:rsid w:val="008368FD"/>
    <w:rsid w:val="0083697D"/>
    <w:rsid w:val="00836BA1"/>
    <w:rsid w:val="00837032"/>
    <w:rsid w:val="008370CB"/>
    <w:rsid w:val="008371B7"/>
    <w:rsid w:val="0083758E"/>
    <w:rsid w:val="0083789D"/>
    <w:rsid w:val="00837B63"/>
    <w:rsid w:val="00837F16"/>
    <w:rsid w:val="008411A9"/>
    <w:rsid w:val="00841EB1"/>
    <w:rsid w:val="0084213A"/>
    <w:rsid w:val="008423CD"/>
    <w:rsid w:val="008432AC"/>
    <w:rsid w:val="0084334F"/>
    <w:rsid w:val="00843384"/>
    <w:rsid w:val="00843CB0"/>
    <w:rsid w:val="00844541"/>
    <w:rsid w:val="008445EF"/>
    <w:rsid w:val="008449EF"/>
    <w:rsid w:val="00844E4F"/>
    <w:rsid w:val="008451DA"/>
    <w:rsid w:val="008451EC"/>
    <w:rsid w:val="00845B52"/>
    <w:rsid w:val="00846881"/>
    <w:rsid w:val="008472CB"/>
    <w:rsid w:val="008475C2"/>
    <w:rsid w:val="008500F2"/>
    <w:rsid w:val="00850537"/>
    <w:rsid w:val="008518C3"/>
    <w:rsid w:val="00851B54"/>
    <w:rsid w:val="00851DBA"/>
    <w:rsid w:val="0085221A"/>
    <w:rsid w:val="00852E23"/>
    <w:rsid w:val="00853697"/>
    <w:rsid w:val="0085379B"/>
    <w:rsid w:val="0085407A"/>
    <w:rsid w:val="008545D9"/>
    <w:rsid w:val="008546AB"/>
    <w:rsid w:val="0085499A"/>
    <w:rsid w:val="00854EF6"/>
    <w:rsid w:val="00856193"/>
    <w:rsid w:val="008565D5"/>
    <w:rsid w:val="00857491"/>
    <w:rsid w:val="00857A8D"/>
    <w:rsid w:val="0086088C"/>
    <w:rsid w:val="00860983"/>
    <w:rsid w:val="00861125"/>
    <w:rsid w:val="008612E6"/>
    <w:rsid w:val="008616B6"/>
    <w:rsid w:val="00861EE0"/>
    <w:rsid w:val="00862265"/>
    <w:rsid w:val="0086299C"/>
    <w:rsid w:val="00862E09"/>
    <w:rsid w:val="00863340"/>
    <w:rsid w:val="00863F41"/>
    <w:rsid w:val="00864334"/>
    <w:rsid w:val="008647C2"/>
    <w:rsid w:val="00864AC9"/>
    <w:rsid w:val="008655FD"/>
    <w:rsid w:val="0086569A"/>
    <w:rsid w:val="00865BF2"/>
    <w:rsid w:val="00865E72"/>
    <w:rsid w:val="00865E74"/>
    <w:rsid w:val="00866CE9"/>
    <w:rsid w:val="0086712B"/>
    <w:rsid w:val="0087078D"/>
    <w:rsid w:val="00870B47"/>
    <w:rsid w:val="00871121"/>
    <w:rsid w:val="008716B9"/>
    <w:rsid w:val="00871B66"/>
    <w:rsid w:val="0087274F"/>
    <w:rsid w:val="00873075"/>
    <w:rsid w:val="00873413"/>
    <w:rsid w:val="008738A9"/>
    <w:rsid w:val="00874CEE"/>
    <w:rsid w:val="00875907"/>
    <w:rsid w:val="00876B59"/>
    <w:rsid w:val="0087776A"/>
    <w:rsid w:val="00877AE4"/>
    <w:rsid w:val="00877E3C"/>
    <w:rsid w:val="008800D8"/>
    <w:rsid w:val="008809CB"/>
    <w:rsid w:val="00880B55"/>
    <w:rsid w:val="008815B9"/>
    <w:rsid w:val="00881778"/>
    <w:rsid w:val="00881BB5"/>
    <w:rsid w:val="00881C00"/>
    <w:rsid w:val="008820CC"/>
    <w:rsid w:val="0088223E"/>
    <w:rsid w:val="008824ED"/>
    <w:rsid w:val="008828C7"/>
    <w:rsid w:val="00882B78"/>
    <w:rsid w:val="00883460"/>
    <w:rsid w:val="00883643"/>
    <w:rsid w:val="00883805"/>
    <w:rsid w:val="008839BA"/>
    <w:rsid w:val="00884487"/>
    <w:rsid w:val="00884990"/>
    <w:rsid w:val="00884C06"/>
    <w:rsid w:val="008857B7"/>
    <w:rsid w:val="00885FB3"/>
    <w:rsid w:val="00886CE0"/>
    <w:rsid w:val="00886EED"/>
    <w:rsid w:val="00887281"/>
    <w:rsid w:val="00887AD9"/>
    <w:rsid w:val="00887DF4"/>
    <w:rsid w:val="00890055"/>
    <w:rsid w:val="00890F04"/>
    <w:rsid w:val="008912CA"/>
    <w:rsid w:val="0089151D"/>
    <w:rsid w:val="00891DAF"/>
    <w:rsid w:val="00892164"/>
    <w:rsid w:val="0089253E"/>
    <w:rsid w:val="00892976"/>
    <w:rsid w:val="00892D9B"/>
    <w:rsid w:val="00893F6C"/>
    <w:rsid w:val="00894530"/>
    <w:rsid w:val="00894A56"/>
    <w:rsid w:val="00894CBA"/>
    <w:rsid w:val="00895437"/>
    <w:rsid w:val="008955E3"/>
    <w:rsid w:val="008956CF"/>
    <w:rsid w:val="008970EB"/>
    <w:rsid w:val="00897232"/>
    <w:rsid w:val="008972C1"/>
    <w:rsid w:val="008972D8"/>
    <w:rsid w:val="008973E3"/>
    <w:rsid w:val="00897F9F"/>
    <w:rsid w:val="008A1543"/>
    <w:rsid w:val="008A1D9A"/>
    <w:rsid w:val="008A1FB7"/>
    <w:rsid w:val="008A2F23"/>
    <w:rsid w:val="008A3187"/>
    <w:rsid w:val="008A31DD"/>
    <w:rsid w:val="008A391A"/>
    <w:rsid w:val="008A3937"/>
    <w:rsid w:val="008A3B40"/>
    <w:rsid w:val="008A3BC4"/>
    <w:rsid w:val="008A3F71"/>
    <w:rsid w:val="008A485A"/>
    <w:rsid w:val="008A5C4A"/>
    <w:rsid w:val="008A5EF1"/>
    <w:rsid w:val="008A6520"/>
    <w:rsid w:val="008A6546"/>
    <w:rsid w:val="008A6897"/>
    <w:rsid w:val="008A6AF0"/>
    <w:rsid w:val="008A6BA4"/>
    <w:rsid w:val="008A70E7"/>
    <w:rsid w:val="008A7A2F"/>
    <w:rsid w:val="008A7A6F"/>
    <w:rsid w:val="008A7BF0"/>
    <w:rsid w:val="008B0097"/>
    <w:rsid w:val="008B03F1"/>
    <w:rsid w:val="008B07DA"/>
    <w:rsid w:val="008B088A"/>
    <w:rsid w:val="008B0B27"/>
    <w:rsid w:val="008B183F"/>
    <w:rsid w:val="008B1D55"/>
    <w:rsid w:val="008B2AF3"/>
    <w:rsid w:val="008B2E83"/>
    <w:rsid w:val="008B2EAE"/>
    <w:rsid w:val="008B38F0"/>
    <w:rsid w:val="008B3AB1"/>
    <w:rsid w:val="008B4264"/>
    <w:rsid w:val="008B42DF"/>
    <w:rsid w:val="008B4DA0"/>
    <w:rsid w:val="008B4E65"/>
    <w:rsid w:val="008B53A7"/>
    <w:rsid w:val="008B6033"/>
    <w:rsid w:val="008B61ED"/>
    <w:rsid w:val="008B67F6"/>
    <w:rsid w:val="008B6D01"/>
    <w:rsid w:val="008B715E"/>
    <w:rsid w:val="008B7345"/>
    <w:rsid w:val="008B76D2"/>
    <w:rsid w:val="008B7864"/>
    <w:rsid w:val="008B78DD"/>
    <w:rsid w:val="008C0150"/>
    <w:rsid w:val="008C01C2"/>
    <w:rsid w:val="008C0C7A"/>
    <w:rsid w:val="008C0EDF"/>
    <w:rsid w:val="008C194C"/>
    <w:rsid w:val="008C1FDF"/>
    <w:rsid w:val="008C1FE1"/>
    <w:rsid w:val="008C299A"/>
    <w:rsid w:val="008C2AAA"/>
    <w:rsid w:val="008C35D5"/>
    <w:rsid w:val="008C3681"/>
    <w:rsid w:val="008C42A7"/>
    <w:rsid w:val="008C48C5"/>
    <w:rsid w:val="008C5961"/>
    <w:rsid w:val="008C7292"/>
    <w:rsid w:val="008C73A2"/>
    <w:rsid w:val="008C73CC"/>
    <w:rsid w:val="008C7AF9"/>
    <w:rsid w:val="008D15AF"/>
    <w:rsid w:val="008D182E"/>
    <w:rsid w:val="008D1880"/>
    <w:rsid w:val="008D1FD3"/>
    <w:rsid w:val="008D2039"/>
    <w:rsid w:val="008D3132"/>
    <w:rsid w:val="008D321E"/>
    <w:rsid w:val="008D341A"/>
    <w:rsid w:val="008D3E07"/>
    <w:rsid w:val="008D4495"/>
    <w:rsid w:val="008D4AB9"/>
    <w:rsid w:val="008D4FD9"/>
    <w:rsid w:val="008D597D"/>
    <w:rsid w:val="008D5A9D"/>
    <w:rsid w:val="008D6323"/>
    <w:rsid w:val="008D6890"/>
    <w:rsid w:val="008D68D9"/>
    <w:rsid w:val="008D71AB"/>
    <w:rsid w:val="008D77DF"/>
    <w:rsid w:val="008D78BC"/>
    <w:rsid w:val="008D7DBB"/>
    <w:rsid w:val="008D7FCA"/>
    <w:rsid w:val="008E00E3"/>
    <w:rsid w:val="008E051D"/>
    <w:rsid w:val="008E0544"/>
    <w:rsid w:val="008E0859"/>
    <w:rsid w:val="008E0B9D"/>
    <w:rsid w:val="008E0BFC"/>
    <w:rsid w:val="008E141C"/>
    <w:rsid w:val="008E1D44"/>
    <w:rsid w:val="008E20E6"/>
    <w:rsid w:val="008E219D"/>
    <w:rsid w:val="008E2495"/>
    <w:rsid w:val="008E2C54"/>
    <w:rsid w:val="008E2D98"/>
    <w:rsid w:val="008E4D71"/>
    <w:rsid w:val="008E4EE1"/>
    <w:rsid w:val="008E553F"/>
    <w:rsid w:val="008E59DC"/>
    <w:rsid w:val="008E64E7"/>
    <w:rsid w:val="008E72B4"/>
    <w:rsid w:val="008E797C"/>
    <w:rsid w:val="008E7B12"/>
    <w:rsid w:val="008E7EAD"/>
    <w:rsid w:val="008F01BF"/>
    <w:rsid w:val="008F0200"/>
    <w:rsid w:val="008F04D7"/>
    <w:rsid w:val="008F0532"/>
    <w:rsid w:val="008F091A"/>
    <w:rsid w:val="008F10A1"/>
    <w:rsid w:val="008F156D"/>
    <w:rsid w:val="008F1E69"/>
    <w:rsid w:val="008F1EFA"/>
    <w:rsid w:val="008F2605"/>
    <w:rsid w:val="008F2913"/>
    <w:rsid w:val="008F3911"/>
    <w:rsid w:val="008F4047"/>
    <w:rsid w:val="008F42CB"/>
    <w:rsid w:val="008F43EB"/>
    <w:rsid w:val="008F5073"/>
    <w:rsid w:val="008F52B8"/>
    <w:rsid w:val="008F5914"/>
    <w:rsid w:val="008F59FC"/>
    <w:rsid w:val="008F5CEA"/>
    <w:rsid w:val="008F6ADF"/>
    <w:rsid w:val="008F7911"/>
    <w:rsid w:val="008F7941"/>
    <w:rsid w:val="00900FF7"/>
    <w:rsid w:val="00901501"/>
    <w:rsid w:val="00901AA4"/>
    <w:rsid w:val="00902349"/>
    <w:rsid w:val="009031C3"/>
    <w:rsid w:val="009031D2"/>
    <w:rsid w:val="009042C7"/>
    <w:rsid w:val="00904533"/>
    <w:rsid w:val="00904781"/>
    <w:rsid w:val="00905032"/>
    <w:rsid w:val="00906B30"/>
    <w:rsid w:val="009071EF"/>
    <w:rsid w:val="009075B2"/>
    <w:rsid w:val="00910900"/>
    <w:rsid w:val="00911E97"/>
    <w:rsid w:val="00911FA8"/>
    <w:rsid w:val="009128BB"/>
    <w:rsid w:val="00912F71"/>
    <w:rsid w:val="0091389E"/>
    <w:rsid w:val="00913BE7"/>
    <w:rsid w:val="00913EF1"/>
    <w:rsid w:val="00914418"/>
    <w:rsid w:val="00915EE9"/>
    <w:rsid w:val="00916EDC"/>
    <w:rsid w:val="00917062"/>
    <w:rsid w:val="009174FD"/>
    <w:rsid w:val="009177B8"/>
    <w:rsid w:val="00917C14"/>
    <w:rsid w:val="00921E44"/>
    <w:rsid w:val="00922347"/>
    <w:rsid w:val="00922565"/>
    <w:rsid w:val="009230B8"/>
    <w:rsid w:val="009238D0"/>
    <w:rsid w:val="009238EB"/>
    <w:rsid w:val="00923D41"/>
    <w:rsid w:val="0092450C"/>
    <w:rsid w:val="00924849"/>
    <w:rsid w:val="00924F0B"/>
    <w:rsid w:val="00924FBF"/>
    <w:rsid w:val="00925135"/>
    <w:rsid w:val="00925368"/>
    <w:rsid w:val="00926253"/>
    <w:rsid w:val="009263BC"/>
    <w:rsid w:val="00927AD5"/>
    <w:rsid w:val="00927C0A"/>
    <w:rsid w:val="00927C0D"/>
    <w:rsid w:val="0093072F"/>
    <w:rsid w:val="00931004"/>
    <w:rsid w:val="00931515"/>
    <w:rsid w:val="00931CE3"/>
    <w:rsid w:val="00931DEA"/>
    <w:rsid w:val="00931E74"/>
    <w:rsid w:val="00931FC0"/>
    <w:rsid w:val="009322A7"/>
    <w:rsid w:val="00932602"/>
    <w:rsid w:val="0093277D"/>
    <w:rsid w:val="00933890"/>
    <w:rsid w:val="009339E0"/>
    <w:rsid w:val="00933B73"/>
    <w:rsid w:val="00933D99"/>
    <w:rsid w:val="0093451E"/>
    <w:rsid w:val="00934657"/>
    <w:rsid w:val="00934921"/>
    <w:rsid w:val="00934E15"/>
    <w:rsid w:val="009354F8"/>
    <w:rsid w:val="00936C56"/>
    <w:rsid w:val="00936DA1"/>
    <w:rsid w:val="00937087"/>
    <w:rsid w:val="009370BE"/>
    <w:rsid w:val="0093722A"/>
    <w:rsid w:val="009374E2"/>
    <w:rsid w:val="00937C8E"/>
    <w:rsid w:val="00937D31"/>
    <w:rsid w:val="00940525"/>
    <w:rsid w:val="0094064E"/>
    <w:rsid w:val="00940D5A"/>
    <w:rsid w:val="009413ED"/>
    <w:rsid w:val="0094159C"/>
    <w:rsid w:val="009422D9"/>
    <w:rsid w:val="00942372"/>
    <w:rsid w:val="009424FC"/>
    <w:rsid w:val="009425C5"/>
    <w:rsid w:val="00942B05"/>
    <w:rsid w:val="009433EE"/>
    <w:rsid w:val="00943497"/>
    <w:rsid w:val="00943A6D"/>
    <w:rsid w:val="009449B0"/>
    <w:rsid w:val="00944D4F"/>
    <w:rsid w:val="00945C45"/>
    <w:rsid w:val="009468D7"/>
    <w:rsid w:val="00946997"/>
    <w:rsid w:val="00946E5E"/>
    <w:rsid w:val="0094768F"/>
    <w:rsid w:val="00947E91"/>
    <w:rsid w:val="0095012E"/>
    <w:rsid w:val="00950DBC"/>
    <w:rsid w:val="0095159F"/>
    <w:rsid w:val="009517B7"/>
    <w:rsid w:val="00951B69"/>
    <w:rsid w:val="00951E21"/>
    <w:rsid w:val="00951FDB"/>
    <w:rsid w:val="00952014"/>
    <w:rsid w:val="00952127"/>
    <w:rsid w:val="009522FD"/>
    <w:rsid w:val="00952C76"/>
    <w:rsid w:val="009530F5"/>
    <w:rsid w:val="00953163"/>
    <w:rsid w:val="009531BF"/>
    <w:rsid w:val="009536A2"/>
    <w:rsid w:val="00953A07"/>
    <w:rsid w:val="009544F9"/>
    <w:rsid w:val="00954834"/>
    <w:rsid w:val="0095569D"/>
    <w:rsid w:val="0095576A"/>
    <w:rsid w:val="0095576D"/>
    <w:rsid w:val="00955A40"/>
    <w:rsid w:val="0095667A"/>
    <w:rsid w:val="00956D8C"/>
    <w:rsid w:val="00956F3B"/>
    <w:rsid w:val="0096006E"/>
    <w:rsid w:val="0096077D"/>
    <w:rsid w:val="00961164"/>
    <w:rsid w:val="00961194"/>
    <w:rsid w:val="0096137D"/>
    <w:rsid w:val="00961A3A"/>
    <w:rsid w:val="00961B4B"/>
    <w:rsid w:val="00961D77"/>
    <w:rsid w:val="0096207B"/>
    <w:rsid w:val="009625ED"/>
    <w:rsid w:val="009628AF"/>
    <w:rsid w:val="009630DD"/>
    <w:rsid w:val="009634C2"/>
    <w:rsid w:val="00963B7D"/>
    <w:rsid w:val="00963F29"/>
    <w:rsid w:val="00964097"/>
    <w:rsid w:val="00964C6D"/>
    <w:rsid w:val="0096659D"/>
    <w:rsid w:val="0096667B"/>
    <w:rsid w:val="00966873"/>
    <w:rsid w:val="0096688F"/>
    <w:rsid w:val="009677D7"/>
    <w:rsid w:val="0097038E"/>
    <w:rsid w:val="009706B4"/>
    <w:rsid w:val="00970A55"/>
    <w:rsid w:val="00971452"/>
    <w:rsid w:val="009717D5"/>
    <w:rsid w:val="00971B5F"/>
    <w:rsid w:val="00972ABE"/>
    <w:rsid w:val="0097310A"/>
    <w:rsid w:val="009735D9"/>
    <w:rsid w:val="00973857"/>
    <w:rsid w:val="00973C5D"/>
    <w:rsid w:val="00974334"/>
    <w:rsid w:val="00975757"/>
    <w:rsid w:val="009757FA"/>
    <w:rsid w:val="0097588F"/>
    <w:rsid w:val="00975E46"/>
    <w:rsid w:val="00976463"/>
    <w:rsid w:val="00976737"/>
    <w:rsid w:val="00976A5F"/>
    <w:rsid w:val="00976F4C"/>
    <w:rsid w:val="0097752D"/>
    <w:rsid w:val="009775E2"/>
    <w:rsid w:val="00977C54"/>
    <w:rsid w:val="00977D0D"/>
    <w:rsid w:val="00977DA2"/>
    <w:rsid w:val="0098013B"/>
    <w:rsid w:val="00980ABA"/>
    <w:rsid w:val="00980F1F"/>
    <w:rsid w:val="00980F30"/>
    <w:rsid w:val="00980FFE"/>
    <w:rsid w:val="00981B71"/>
    <w:rsid w:val="009820C8"/>
    <w:rsid w:val="0098253D"/>
    <w:rsid w:val="0098256D"/>
    <w:rsid w:val="00983A96"/>
    <w:rsid w:val="00984272"/>
    <w:rsid w:val="00984370"/>
    <w:rsid w:val="0098491C"/>
    <w:rsid w:val="00984B34"/>
    <w:rsid w:val="009858A3"/>
    <w:rsid w:val="00985B26"/>
    <w:rsid w:val="00985EA2"/>
    <w:rsid w:val="009861C3"/>
    <w:rsid w:val="0098668B"/>
    <w:rsid w:val="00986D59"/>
    <w:rsid w:val="00986ECE"/>
    <w:rsid w:val="0098757F"/>
    <w:rsid w:val="009879A1"/>
    <w:rsid w:val="00987B77"/>
    <w:rsid w:val="00987EDB"/>
    <w:rsid w:val="00990588"/>
    <w:rsid w:val="00990F5B"/>
    <w:rsid w:val="00991694"/>
    <w:rsid w:val="009928A0"/>
    <w:rsid w:val="00992A99"/>
    <w:rsid w:val="00993D29"/>
    <w:rsid w:val="009940D4"/>
    <w:rsid w:val="009940EB"/>
    <w:rsid w:val="009942FB"/>
    <w:rsid w:val="009944D1"/>
    <w:rsid w:val="00994559"/>
    <w:rsid w:val="00994784"/>
    <w:rsid w:val="00994805"/>
    <w:rsid w:val="00994A2A"/>
    <w:rsid w:val="00995916"/>
    <w:rsid w:val="0099621E"/>
    <w:rsid w:val="009967F6"/>
    <w:rsid w:val="00996A3B"/>
    <w:rsid w:val="009979AB"/>
    <w:rsid w:val="009A04DA"/>
    <w:rsid w:val="009A0934"/>
    <w:rsid w:val="009A09A2"/>
    <w:rsid w:val="009A0A3E"/>
    <w:rsid w:val="009A0C70"/>
    <w:rsid w:val="009A10FD"/>
    <w:rsid w:val="009A11DE"/>
    <w:rsid w:val="009A1BAD"/>
    <w:rsid w:val="009A1F7A"/>
    <w:rsid w:val="009A21D1"/>
    <w:rsid w:val="009A2952"/>
    <w:rsid w:val="009A3087"/>
    <w:rsid w:val="009A33F7"/>
    <w:rsid w:val="009A36B4"/>
    <w:rsid w:val="009A3C2F"/>
    <w:rsid w:val="009A3D5F"/>
    <w:rsid w:val="009A4012"/>
    <w:rsid w:val="009A425C"/>
    <w:rsid w:val="009A4930"/>
    <w:rsid w:val="009A4CF0"/>
    <w:rsid w:val="009A5051"/>
    <w:rsid w:val="009A50F3"/>
    <w:rsid w:val="009A533B"/>
    <w:rsid w:val="009A5C05"/>
    <w:rsid w:val="009A5D34"/>
    <w:rsid w:val="009A5E31"/>
    <w:rsid w:val="009A6004"/>
    <w:rsid w:val="009A68E5"/>
    <w:rsid w:val="009A727B"/>
    <w:rsid w:val="009A78A0"/>
    <w:rsid w:val="009B03C3"/>
    <w:rsid w:val="009B066D"/>
    <w:rsid w:val="009B0772"/>
    <w:rsid w:val="009B078D"/>
    <w:rsid w:val="009B0954"/>
    <w:rsid w:val="009B0C51"/>
    <w:rsid w:val="009B1225"/>
    <w:rsid w:val="009B1815"/>
    <w:rsid w:val="009B1B68"/>
    <w:rsid w:val="009B219E"/>
    <w:rsid w:val="009B25F3"/>
    <w:rsid w:val="009B2B2F"/>
    <w:rsid w:val="009B30C2"/>
    <w:rsid w:val="009B348E"/>
    <w:rsid w:val="009B39CA"/>
    <w:rsid w:val="009B3B7A"/>
    <w:rsid w:val="009B3D4D"/>
    <w:rsid w:val="009B402F"/>
    <w:rsid w:val="009B4161"/>
    <w:rsid w:val="009B4292"/>
    <w:rsid w:val="009B4558"/>
    <w:rsid w:val="009B557D"/>
    <w:rsid w:val="009B5A79"/>
    <w:rsid w:val="009B634F"/>
    <w:rsid w:val="009B7227"/>
    <w:rsid w:val="009B7366"/>
    <w:rsid w:val="009B7491"/>
    <w:rsid w:val="009B7631"/>
    <w:rsid w:val="009B7676"/>
    <w:rsid w:val="009B7AEF"/>
    <w:rsid w:val="009B7E34"/>
    <w:rsid w:val="009C0FE3"/>
    <w:rsid w:val="009C14C2"/>
    <w:rsid w:val="009C14E9"/>
    <w:rsid w:val="009C1793"/>
    <w:rsid w:val="009C2969"/>
    <w:rsid w:val="009C2B8B"/>
    <w:rsid w:val="009C310D"/>
    <w:rsid w:val="009C3D3A"/>
    <w:rsid w:val="009C42E0"/>
    <w:rsid w:val="009C448E"/>
    <w:rsid w:val="009C4DC7"/>
    <w:rsid w:val="009C5BBE"/>
    <w:rsid w:val="009C5D20"/>
    <w:rsid w:val="009C5FD2"/>
    <w:rsid w:val="009C6E05"/>
    <w:rsid w:val="009C76FD"/>
    <w:rsid w:val="009C777E"/>
    <w:rsid w:val="009C7889"/>
    <w:rsid w:val="009C7C0A"/>
    <w:rsid w:val="009C7E78"/>
    <w:rsid w:val="009C7FA8"/>
    <w:rsid w:val="009D0DAC"/>
    <w:rsid w:val="009D0E76"/>
    <w:rsid w:val="009D10A2"/>
    <w:rsid w:val="009D14C6"/>
    <w:rsid w:val="009D2938"/>
    <w:rsid w:val="009D3583"/>
    <w:rsid w:val="009D39A1"/>
    <w:rsid w:val="009D3A53"/>
    <w:rsid w:val="009D3BA8"/>
    <w:rsid w:val="009D3BF9"/>
    <w:rsid w:val="009D4911"/>
    <w:rsid w:val="009D4DAE"/>
    <w:rsid w:val="009D53D4"/>
    <w:rsid w:val="009D5465"/>
    <w:rsid w:val="009D5B63"/>
    <w:rsid w:val="009D76F3"/>
    <w:rsid w:val="009D7B96"/>
    <w:rsid w:val="009E07EB"/>
    <w:rsid w:val="009E0923"/>
    <w:rsid w:val="009E0A02"/>
    <w:rsid w:val="009E0AFC"/>
    <w:rsid w:val="009E0B21"/>
    <w:rsid w:val="009E0CA4"/>
    <w:rsid w:val="009E3101"/>
    <w:rsid w:val="009E4011"/>
    <w:rsid w:val="009E4ADB"/>
    <w:rsid w:val="009E4B19"/>
    <w:rsid w:val="009E518B"/>
    <w:rsid w:val="009E5410"/>
    <w:rsid w:val="009E55AB"/>
    <w:rsid w:val="009E5D28"/>
    <w:rsid w:val="009E60CA"/>
    <w:rsid w:val="009E60EF"/>
    <w:rsid w:val="009E642A"/>
    <w:rsid w:val="009E64A5"/>
    <w:rsid w:val="009E6773"/>
    <w:rsid w:val="009E679A"/>
    <w:rsid w:val="009E6C59"/>
    <w:rsid w:val="009E6F4F"/>
    <w:rsid w:val="009E7AD1"/>
    <w:rsid w:val="009F0E31"/>
    <w:rsid w:val="009F0EC0"/>
    <w:rsid w:val="009F124D"/>
    <w:rsid w:val="009F12DE"/>
    <w:rsid w:val="009F1313"/>
    <w:rsid w:val="009F1A39"/>
    <w:rsid w:val="009F1FCA"/>
    <w:rsid w:val="009F21F7"/>
    <w:rsid w:val="009F2C44"/>
    <w:rsid w:val="009F3E36"/>
    <w:rsid w:val="009F4412"/>
    <w:rsid w:val="009F4642"/>
    <w:rsid w:val="009F4A5B"/>
    <w:rsid w:val="009F4DD2"/>
    <w:rsid w:val="009F5272"/>
    <w:rsid w:val="009F58BD"/>
    <w:rsid w:val="009F5FAE"/>
    <w:rsid w:val="009F7B31"/>
    <w:rsid w:val="009F7F59"/>
    <w:rsid w:val="00A0062D"/>
    <w:rsid w:val="00A00DB5"/>
    <w:rsid w:val="00A00E89"/>
    <w:rsid w:val="00A01FAC"/>
    <w:rsid w:val="00A02F8D"/>
    <w:rsid w:val="00A0328D"/>
    <w:rsid w:val="00A034AC"/>
    <w:rsid w:val="00A04737"/>
    <w:rsid w:val="00A04F3D"/>
    <w:rsid w:val="00A05102"/>
    <w:rsid w:val="00A05770"/>
    <w:rsid w:val="00A0592F"/>
    <w:rsid w:val="00A05A7B"/>
    <w:rsid w:val="00A05D73"/>
    <w:rsid w:val="00A06FF3"/>
    <w:rsid w:val="00A07212"/>
    <w:rsid w:val="00A07D11"/>
    <w:rsid w:val="00A10D9A"/>
    <w:rsid w:val="00A11676"/>
    <w:rsid w:val="00A11D8B"/>
    <w:rsid w:val="00A11F9F"/>
    <w:rsid w:val="00A129B6"/>
    <w:rsid w:val="00A13433"/>
    <w:rsid w:val="00A13DAF"/>
    <w:rsid w:val="00A13FBE"/>
    <w:rsid w:val="00A14144"/>
    <w:rsid w:val="00A14264"/>
    <w:rsid w:val="00A14732"/>
    <w:rsid w:val="00A149A8"/>
    <w:rsid w:val="00A14CAB"/>
    <w:rsid w:val="00A159E0"/>
    <w:rsid w:val="00A15C25"/>
    <w:rsid w:val="00A15F0D"/>
    <w:rsid w:val="00A165EF"/>
    <w:rsid w:val="00A1749B"/>
    <w:rsid w:val="00A17B4C"/>
    <w:rsid w:val="00A2037C"/>
    <w:rsid w:val="00A214B3"/>
    <w:rsid w:val="00A214F4"/>
    <w:rsid w:val="00A21BC8"/>
    <w:rsid w:val="00A223EE"/>
    <w:rsid w:val="00A22826"/>
    <w:rsid w:val="00A22C3F"/>
    <w:rsid w:val="00A22D41"/>
    <w:rsid w:val="00A22E72"/>
    <w:rsid w:val="00A2459C"/>
    <w:rsid w:val="00A2478B"/>
    <w:rsid w:val="00A25083"/>
    <w:rsid w:val="00A25202"/>
    <w:rsid w:val="00A255B5"/>
    <w:rsid w:val="00A2564A"/>
    <w:rsid w:val="00A25961"/>
    <w:rsid w:val="00A25C92"/>
    <w:rsid w:val="00A2620B"/>
    <w:rsid w:val="00A26967"/>
    <w:rsid w:val="00A26C93"/>
    <w:rsid w:val="00A26CAC"/>
    <w:rsid w:val="00A27B3C"/>
    <w:rsid w:val="00A300B4"/>
    <w:rsid w:val="00A30359"/>
    <w:rsid w:val="00A303C6"/>
    <w:rsid w:val="00A30BD1"/>
    <w:rsid w:val="00A30D1F"/>
    <w:rsid w:val="00A3114A"/>
    <w:rsid w:val="00A316B9"/>
    <w:rsid w:val="00A31C71"/>
    <w:rsid w:val="00A32572"/>
    <w:rsid w:val="00A32666"/>
    <w:rsid w:val="00A32F04"/>
    <w:rsid w:val="00A3308B"/>
    <w:rsid w:val="00A330C9"/>
    <w:rsid w:val="00A332F0"/>
    <w:rsid w:val="00A338EA"/>
    <w:rsid w:val="00A33FD3"/>
    <w:rsid w:val="00A34131"/>
    <w:rsid w:val="00A343F2"/>
    <w:rsid w:val="00A344AE"/>
    <w:rsid w:val="00A34BAD"/>
    <w:rsid w:val="00A3544C"/>
    <w:rsid w:val="00A354EC"/>
    <w:rsid w:val="00A363A4"/>
    <w:rsid w:val="00A378B9"/>
    <w:rsid w:val="00A378E8"/>
    <w:rsid w:val="00A42609"/>
    <w:rsid w:val="00A42923"/>
    <w:rsid w:val="00A42BB7"/>
    <w:rsid w:val="00A42DCA"/>
    <w:rsid w:val="00A431E4"/>
    <w:rsid w:val="00A434E5"/>
    <w:rsid w:val="00A43E09"/>
    <w:rsid w:val="00A44362"/>
    <w:rsid w:val="00A44756"/>
    <w:rsid w:val="00A4599A"/>
    <w:rsid w:val="00A45C3A"/>
    <w:rsid w:val="00A461A2"/>
    <w:rsid w:val="00A46DCB"/>
    <w:rsid w:val="00A47577"/>
    <w:rsid w:val="00A47BFB"/>
    <w:rsid w:val="00A509F6"/>
    <w:rsid w:val="00A50F90"/>
    <w:rsid w:val="00A51A75"/>
    <w:rsid w:val="00A521B2"/>
    <w:rsid w:val="00A523BB"/>
    <w:rsid w:val="00A528BB"/>
    <w:rsid w:val="00A52F09"/>
    <w:rsid w:val="00A53058"/>
    <w:rsid w:val="00A530A8"/>
    <w:rsid w:val="00A53440"/>
    <w:rsid w:val="00A53BE3"/>
    <w:rsid w:val="00A54814"/>
    <w:rsid w:val="00A548F6"/>
    <w:rsid w:val="00A54B90"/>
    <w:rsid w:val="00A5559F"/>
    <w:rsid w:val="00A55811"/>
    <w:rsid w:val="00A55935"/>
    <w:rsid w:val="00A55AA3"/>
    <w:rsid w:val="00A56525"/>
    <w:rsid w:val="00A56B30"/>
    <w:rsid w:val="00A57D1B"/>
    <w:rsid w:val="00A60064"/>
    <w:rsid w:val="00A6047B"/>
    <w:rsid w:val="00A6087A"/>
    <w:rsid w:val="00A60891"/>
    <w:rsid w:val="00A61B5D"/>
    <w:rsid w:val="00A62897"/>
    <w:rsid w:val="00A6292A"/>
    <w:rsid w:val="00A62B94"/>
    <w:rsid w:val="00A62DFA"/>
    <w:rsid w:val="00A63CCB"/>
    <w:rsid w:val="00A64094"/>
    <w:rsid w:val="00A6451C"/>
    <w:rsid w:val="00A64E7D"/>
    <w:rsid w:val="00A64EAE"/>
    <w:rsid w:val="00A6563D"/>
    <w:rsid w:val="00A65DD8"/>
    <w:rsid w:val="00A66E95"/>
    <w:rsid w:val="00A66EE5"/>
    <w:rsid w:val="00A67600"/>
    <w:rsid w:val="00A67BB9"/>
    <w:rsid w:val="00A7004C"/>
    <w:rsid w:val="00A70794"/>
    <w:rsid w:val="00A70D54"/>
    <w:rsid w:val="00A71263"/>
    <w:rsid w:val="00A71423"/>
    <w:rsid w:val="00A71564"/>
    <w:rsid w:val="00A71DD2"/>
    <w:rsid w:val="00A71FE8"/>
    <w:rsid w:val="00A731A3"/>
    <w:rsid w:val="00A73671"/>
    <w:rsid w:val="00A74B66"/>
    <w:rsid w:val="00A74D60"/>
    <w:rsid w:val="00A74F7E"/>
    <w:rsid w:val="00A75BAE"/>
    <w:rsid w:val="00A761BC"/>
    <w:rsid w:val="00A76385"/>
    <w:rsid w:val="00A7687C"/>
    <w:rsid w:val="00A7695B"/>
    <w:rsid w:val="00A76B18"/>
    <w:rsid w:val="00A76E98"/>
    <w:rsid w:val="00A77050"/>
    <w:rsid w:val="00A77100"/>
    <w:rsid w:val="00A773A8"/>
    <w:rsid w:val="00A773E1"/>
    <w:rsid w:val="00A777AE"/>
    <w:rsid w:val="00A7795A"/>
    <w:rsid w:val="00A77F03"/>
    <w:rsid w:val="00A80988"/>
    <w:rsid w:val="00A809A9"/>
    <w:rsid w:val="00A80C11"/>
    <w:rsid w:val="00A81053"/>
    <w:rsid w:val="00A828CD"/>
    <w:rsid w:val="00A82A88"/>
    <w:rsid w:val="00A82F08"/>
    <w:rsid w:val="00A82F3C"/>
    <w:rsid w:val="00A83538"/>
    <w:rsid w:val="00A83939"/>
    <w:rsid w:val="00A83B1F"/>
    <w:rsid w:val="00A847A7"/>
    <w:rsid w:val="00A84A96"/>
    <w:rsid w:val="00A84C2B"/>
    <w:rsid w:val="00A857BF"/>
    <w:rsid w:val="00A86031"/>
    <w:rsid w:val="00A877DB"/>
    <w:rsid w:val="00A907E9"/>
    <w:rsid w:val="00A90DB0"/>
    <w:rsid w:val="00A913E9"/>
    <w:rsid w:val="00A917B8"/>
    <w:rsid w:val="00A9251B"/>
    <w:rsid w:val="00A92579"/>
    <w:rsid w:val="00A9268F"/>
    <w:rsid w:val="00A93252"/>
    <w:rsid w:val="00A933C0"/>
    <w:rsid w:val="00A9376B"/>
    <w:rsid w:val="00A94642"/>
    <w:rsid w:val="00A95B3B"/>
    <w:rsid w:val="00A96327"/>
    <w:rsid w:val="00A964BA"/>
    <w:rsid w:val="00A96ADC"/>
    <w:rsid w:val="00A96D01"/>
    <w:rsid w:val="00A9744A"/>
    <w:rsid w:val="00A97AAD"/>
    <w:rsid w:val="00A97B5C"/>
    <w:rsid w:val="00A97C3C"/>
    <w:rsid w:val="00AA03CD"/>
    <w:rsid w:val="00AA09B0"/>
    <w:rsid w:val="00AA0B39"/>
    <w:rsid w:val="00AA0C27"/>
    <w:rsid w:val="00AA0E79"/>
    <w:rsid w:val="00AA0F77"/>
    <w:rsid w:val="00AA13FC"/>
    <w:rsid w:val="00AA22BA"/>
    <w:rsid w:val="00AA2F36"/>
    <w:rsid w:val="00AA33D7"/>
    <w:rsid w:val="00AA3D4C"/>
    <w:rsid w:val="00AA3DC1"/>
    <w:rsid w:val="00AA453E"/>
    <w:rsid w:val="00AA4908"/>
    <w:rsid w:val="00AA58CC"/>
    <w:rsid w:val="00AA5E7C"/>
    <w:rsid w:val="00AA6840"/>
    <w:rsid w:val="00AA78A1"/>
    <w:rsid w:val="00AA7AA4"/>
    <w:rsid w:val="00AB060F"/>
    <w:rsid w:val="00AB0ADD"/>
    <w:rsid w:val="00AB12AB"/>
    <w:rsid w:val="00AB19D5"/>
    <w:rsid w:val="00AB24C6"/>
    <w:rsid w:val="00AB2D3F"/>
    <w:rsid w:val="00AB3589"/>
    <w:rsid w:val="00AB3697"/>
    <w:rsid w:val="00AB385A"/>
    <w:rsid w:val="00AB3A85"/>
    <w:rsid w:val="00AB40B6"/>
    <w:rsid w:val="00AB48AE"/>
    <w:rsid w:val="00AB4C1B"/>
    <w:rsid w:val="00AB5A37"/>
    <w:rsid w:val="00AB5CF9"/>
    <w:rsid w:val="00AB646E"/>
    <w:rsid w:val="00AB6970"/>
    <w:rsid w:val="00AB6AC9"/>
    <w:rsid w:val="00AB6AF9"/>
    <w:rsid w:val="00AB7A01"/>
    <w:rsid w:val="00AB7C2A"/>
    <w:rsid w:val="00AC1450"/>
    <w:rsid w:val="00AC1703"/>
    <w:rsid w:val="00AC1DAE"/>
    <w:rsid w:val="00AC32CE"/>
    <w:rsid w:val="00AC356A"/>
    <w:rsid w:val="00AC367B"/>
    <w:rsid w:val="00AC3BB2"/>
    <w:rsid w:val="00AC4068"/>
    <w:rsid w:val="00AC45D7"/>
    <w:rsid w:val="00AC4893"/>
    <w:rsid w:val="00AC5050"/>
    <w:rsid w:val="00AC5D9A"/>
    <w:rsid w:val="00AC63CF"/>
    <w:rsid w:val="00AC6420"/>
    <w:rsid w:val="00AC6A61"/>
    <w:rsid w:val="00AC6F5E"/>
    <w:rsid w:val="00AC76F7"/>
    <w:rsid w:val="00AC7EE4"/>
    <w:rsid w:val="00AD08D9"/>
    <w:rsid w:val="00AD1E21"/>
    <w:rsid w:val="00AD1E70"/>
    <w:rsid w:val="00AD209A"/>
    <w:rsid w:val="00AD2D04"/>
    <w:rsid w:val="00AD2E83"/>
    <w:rsid w:val="00AD333C"/>
    <w:rsid w:val="00AD3D91"/>
    <w:rsid w:val="00AD3DFA"/>
    <w:rsid w:val="00AD40F8"/>
    <w:rsid w:val="00AD428D"/>
    <w:rsid w:val="00AD4433"/>
    <w:rsid w:val="00AD4DE7"/>
    <w:rsid w:val="00AD5D5A"/>
    <w:rsid w:val="00AD6C0B"/>
    <w:rsid w:val="00AD6D05"/>
    <w:rsid w:val="00AD70C1"/>
    <w:rsid w:val="00AD7BFE"/>
    <w:rsid w:val="00AE02BF"/>
    <w:rsid w:val="00AE072C"/>
    <w:rsid w:val="00AE0923"/>
    <w:rsid w:val="00AE0F39"/>
    <w:rsid w:val="00AE2329"/>
    <w:rsid w:val="00AE2C8E"/>
    <w:rsid w:val="00AE2D7E"/>
    <w:rsid w:val="00AE34E6"/>
    <w:rsid w:val="00AE3705"/>
    <w:rsid w:val="00AE3E2B"/>
    <w:rsid w:val="00AE419D"/>
    <w:rsid w:val="00AE4421"/>
    <w:rsid w:val="00AE472A"/>
    <w:rsid w:val="00AE491C"/>
    <w:rsid w:val="00AE497E"/>
    <w:rsid w:val="00AE4B01"/>
    <w:rsid w:val="00AE5316"/>
    <w:rsid w:val="00AE55D7"/>
    <w:rsid w:val="00AE572E"/>
    <w:rsid w:val="00AE6AA0"/>
    <w:rsid w:val="00AE6E2D"/>
    <w:rsid w:val="00AE6E81"/>
    <w:rsid w:val="00AF0174"/>
    <w:rsid w:val="00AF0ACB"/>
    <w:rsid w:val="00AF1A15"/>
    <w:rsid w:val="00AF1F98"/>
    <w:rsid w:val="00AF215D"/>
    <w:rsid w:val="00AF2FA0"/>
    <w:rsid w:val="00AF32CC"/>
    <w:rsid w:val="00AF3391"/>
    <w:rsid w:val="00AF4707"/>
    <w:rsid w:val="00AF4776"/>
    <w:rsid w:val="00AF5503"/>
    <w:rsid w:val="00AF5B0A"/>
    <w:rsid w:val="00AF5CA9"/>
    <w:rsid w:val="00AF67E9"/>
    <w:rsid w:val="00AF6A00"/>
    <w:rsid w:val="00AF7171"/>
    <w:rsid w:val="00AF73DF"/>
    <w:rsid w:val="00AF7B8B"/>
    <w:rsid w:val="00B001BD"/>
    <w:rsid w:val="00B006C8"/>
    <w:rsid w:val="00B01034"/>
    <w:rsid w:val="00B01B39"/>
    <w:rsid w:val="00B02313"/>
    <w:rsid w:val="00B02A4A"/>
    <w:rsid w:val="00B02BBB"/>
    <w:rsid w:val="00B032F5"/>
    <w:rsid w:val="00B034DF"/>
    <w:rsid w:val="00B039AB"/>
    <w:rsid w:val="00B0435C"/>
    <w:rsid w:val="00B04560"/>
    <w:rsid w:val="00B04789"/>
    <w:rsid w:val="00B04DDB"/>
    <w:rsid w:val="00B05233"/>
    <w:rsid w:val="00B055F1"/>
    <w:rsid w:val="00B05E93"/>
    <w:rsid w:val="00B05F1A"/>
    <w:rsid w:val="00B05F7F"/>
    <w:rsid w:val="00B06249"/>
    <w:rsid w:val="00B063D0"/>
    <w:rsid w:val="00B071DF"/>
    <w:rsid w:val="00B0766E"/>
    <w:rsid w:val="00B076DA"/>
    <w:rsid w:val="00B07725"/>
    <w:rsid w:val="00B07DFD"/>
    <w:rsid w:val="00B10591"/>
    <w:rsid w:val="00B10949"/>
    <w:rsid w:val="00B10D3D"/>
    <w:rsid w:val="00B11DCB"/>
    <w:rsid w:val="00B11F5C"/>
    <w:rsid w:val="00B1200D"/>
    <w:rsid w:val="00B12E90"/>
    <w:rsid w:val="00B13118"/>
    <w:rsid w:val="00B134F8"/>
    <w:rsid w:val="00B13795"/>
    <w:rsid w:val="00B13A7C"/>
    <w:rsid w:val="00B13C75"/>
    <w:rsid w:val="00B13E85"/>
    <w:rsid w:val="00B14139"/>
    <w:rsid w:val="00B154B4"/>
    <w:rsid w:val="00B15926"/>
    <w:rsid w:val="00B15DE1"/>
    <w:rsid w:val="00B164DF"/>
    <w:rsid w:val="00B169AB"/>
    <w:rsid w:val="00B16CAC"/>
    <w:rsid w:val="00B17400"/>
    <w:rsid w:val="00B20503"/>
    <w:rsid w:val="00B212F7"/>
    <w:rsid w:val="00B21DF5"/>
    <w:rsid w:val="00B22AD8"/>
    <w:rsid w:val="00B22DE9"/>
    <w:rsid w:val="00B23B69"/>
    <w:rsid w:val="00B24925"/>
    <w:rsid w:val="00B24AE8"/>
    <w:rsid w:val="00B253AA"/>
    <w:rsid w:val="00B258D6"/>
    <w:rsid w:val="00B26462"/>
    <w:rsid w:val="00B26DBE"/>
    <w:rsid w:val="00B275B0"/>
    <w:rsid w:val="00B277F2"/>
    <w:rsid w:val="00B27BD2"/>
    <w:rsid w:val="00B27F76"/>
    <w:rsid w:val="00B3005E"/>
    <w:rsid w:val="00B30602"/>
    <w:rsid w:val="00B306A7"/>
    <w:rsid w:val="00B31640"/>
    <w:rsid w:val="00B318C5"/>
    <w:rsid w:val="00B32315"/>
    <w:rsid w:val="00B326FB"/>
    <w:rsid w:val="00B32BDB"/>
    <w:rsid w:val="00B33093"/>
    <w:rsid w:val="00B33A67"/>
    <w:rsid w:val="00B33EC8"/>
    <w:rsid w:val="00B3419A"/>
    <w:rsid w:val="00B34753"/>
    <w:rsid w:val="00B34948"/>
    <w:rsid w:val="00B349B0"/>
    <w:rsid w:val="00B34A65"/>
    <w:rsid w:val="00B34E1E"/>
    <w:rsid w:val="00B34FA5"/>
    <w:rsid w:val="00B354BA"/>
    <w:rsid w:val="00B35D9B"/>
    <w:rsid w:val="00B363D9"/>
    <w:rsid w:val="00B36756"/>
    <w:rsid w:val="00B36830"/>
    <w:rsid w:val="00B378E3"/>
    <w:rsid w:val="00B37952"/>
    <w:rsid w:val="00B37972"/>
    <w:rsid w:val="00B403FD"/>
    <w:rsid w:val="00B40505"/>
    <w:rsid w:val="00B40933"/>
    <w:rsid w:val="00B4094A"/>
    <w:rsid w:val="00B40CDC"/>
    <w:rsid w:val="00B41755"/>
    <w:rsid w:val="00B41AC3"/>
    <w:rsid w:val="00B42082"/>
    <w:rsid w:val="00B42212"/>
    <w:rsid w:val="00B42312"/>
    <w:rsid w:val="00B42A06"/>
    <w:rsid w:val="00B42B38"/>
    <w:rsid w:val="00B42F6D"/>
    <w:rsid w:val="00B43397"/>
    <w:rsid w:val="00B4342E"/>
    <w:rsid w:val="00B43C6F"/>
    <w:rsid w:val="00B43E86"/>
    <w:rsid w:val="00B440EE"/>
    <w:rsid w:val="00B44156"/>
    <w:rsid w:val="00B44596"/>
    <w:rsid w:val="00B44CD5"/>
    <w:rsid w:val="00B451B5"/>
    <w:rsid w:val="00B45AF2"/>
    <w:rsid w:val="00B46902"/>
    <w:rsid w:val="00B46D12"/>
    <w:rsid w:val="00B471B7"/>
    <w:rsid w:val="00B47A74"/>
    <w:rsid w:val="00B47D40"/>
    <w:rsid w:val="00B5127D"/>
    <w:rsid w:val="00B51C1B"/>
    <w:rsid w:val="00B52C5A"/>
    <w:rsid w:val="00B53D9A"/>
    <w:rsid w:val="00B547FA"/>
    <w:rsid w:val="00B54E45"/>
    <w:rsid w:val="00B55D0C"/>
    <w:rsid w:val="00B55EF2"/>
    <w:rsid w:val="00B567FA"/>
    <w:rsid w:val="00B56913"/>
    <w:rsid w:val="00B5730A"/>
    <w:rsid w:val="00B5732C"/>
    <w:rsid w:val="00B573E7"/>
    <w:rsid w:val="00B57AAC"/>
    <w:rsid w:val="00B6056E"/>
    <w:rsid w:val="00B606B5"/>
    <w:rsid w:val="00B60EA8"/>
    <w:rsid w:val="00B618FD"/>
    <w:rsid w:val="00B62E15"/>
    <w:rsid w:val="00B63066"/>
    <w:rsid w:val="00B63292"/>
    <w:rsid w:val="00B637AE"/>
    <w:rsid w:val="00B63C4A"/>
    <w:rsid w:val="00B63E3A"/>
    <w:rsid w:val="00B653A0"/>
    <w:rsid w:val="00B654EB"/>
    <w:rsid w:val="00B66031"/>
    <w:rsid w:val="00B66321"/>
    <w:rsid w:val="00B66C8F"/>
    <w:rsid w:val="00B677CB"/>
    <w:rsid w:val="00B67DB2"/>
    <w:rsid w:val="00B67E4A"/>
    <w:rsid w:val="00B7051B"/>
    <w:rsid w:val="00B71222"/>
    <w:rsid w:val="00B732DC"/>
    <w:rsid w:val="00B73A71"/>
    <w:rsid w:val="00B73AFD"/>
    <w:rsid w:val="00B74593"/>
    <w:rsid w:val="00B7473E"/>
    <w:rsid w:val="00B74D8F"/>
    <w:rsid w:val="00B762A2"/>
    <w:rsid w:val="00B76F12"/>
    <w:rsid w:val="00B77105"/>
    <w:rsid w:val="00B7732A"/>
    <w:rsid w:val="00B77569"/>
    <w:rsid w:val="00B77668"/>
    <w:rsid w:val="00B8030F"/>
    <w:rsid w:val="00B803BC"/>
    <w:rsid w:val="00B817C3"/>
    <w:rsid w:val="00B82516"/>
    <w:rsid w:val="00B8312F"/>
    <w:rsid w:val="00B83211"/>
    <w:rsid w:val="00B8360C"/>
    <w:rsid w:val="00B83899"/>
    <w:rsid w:val="00B84991"/>
    <w:rsid w:val="00B853AD"/>
    <w:rsid w:val="00B85B45"/>
    <w:rsid w:val="00B86063"/>
    <w:rsid w:val="00B862CA"/>
    <w:rsid w:val="00B86408"/>
    <w:rsid w:val="00B86622"/>
    <w:rsid w:val="00B8665A"/>
    <w:rsid w:val="00B86D91"/>
    <w:rsid w:val="00B871E5"/>
    <w:rsid w:val="00B872DD"/>
    <w:rsid w:val="00B87C48"/>
    <w:rsid w:val="00B87F67"/>
    <w:rsid w:val="00B90BAD"/>
    <w:rsid w:val="00B910BC"/>
    <w:rsid w:val="00B911E5"/>
    <w:rsid w:val="00B91421"/>
    <w:rsid w:val="00B91BBD"/>
    <w:rsid w:val="00B91DA0"/>
    <w:rsid w:val="00B9216B"/>
    <w:rsid w:val="00B92777"/>
    <w:rsid w:val="00B92BD1"/>
    <w:rsid w:val="00B934E2"/>
    <w:rsid w:val="00B9382C"/>
    <w:rsid w:val="00B93E4E"/>
    <w:rsid w:val="00B93E5D"/>
    <w:rsid w:val="00B943FC"/>
    <w:rsid w:val="00B94577"/>
    <w:rsid w:val="00B94D79"/>
    <w:rsid w:val="00B95434"/>
    <w:rsid w:val="00B95712"/>
    <w:rsid w:val="00B95CE8"/>
    <w:rsid w:val="00B964C1"/>
    <w:rsid w:val="00B96757"/>
    <w:rsid w:val="00B970E6"/>
    <w:rsid w:val="00B97720"/>
    <w:rsid w:val="00BA04EA"/>
    <w:rsid w:val="00BA0B56"/>
    <w:rsid w:val="00BA0DBD"/>
    <w:rsid w:val="00BA18BE"/>
    <w:rsid w:val="00BA2D38"/>
    <w:rsid w:val="00BA397B"/>
    <w:rsid w:val="00BA439A"/>
    <w:rsid w:val="00BA4C55"/>
    <w:rsid w:val="00BA5102"/>
    <w:rsid w:val="00BA51D8"/>
    <w:rsid w:val="00BA5C71"/>
    <w:rsid w:val="00BA66F5"/>
    <w:rsid w:val="00BA6729"/>
    <w:rsid w:val="00BA67C4"/>
    <w:rsid w:val="00BA6824"/>
    <w:rsid w:val="00BA69A9"/>
    <w:rsid w:val="00BA7424"/>
    <w:rsid w:val="00BA74AA"/>
    <w:rsid w:val="00BA7517"/>
    <w:rsid w:val="00BA790D"/>
    <w:rsid w:val="00BA7E3F"/>
    <w:rsid w:val="00BB05F3"/>
    <w:rsid w:val="00BB08DE"/>
    <w:rsid w:val="00BB0ED6"/>
    <w:rsid w:val="00BB1B7A"/>
    <w:rsid w:val="00BB1DFB"/>
    <w:rsid w:val="00BB1E8C"/>
    <w:rsid w:val="00BB23FF"/>
    <w:rsid w:val="00BB2635"/>
    <w:rsid w:val="00BB2A04"/>
    <w:rsid w:val="00BB2D96"/>
    <w:rsid w:val="00BB2EC6"/>
    <w:rsid w:val="00BB35A7"/>
    <w:rsid w:val="00BB3CF5"/>
    <w:rsid w:val="00BB3E66"/>
    <w:rsid w:val="00BB496C"/>
    <w:rsid w:val="00BB6153"/>
    <w:rsid w:val="00BB6191"/>
    <w:rsid w:val="00BB6D6C"/>
    <w:rsid w:val="00BB720A"/>
    <w:rsid w:val="00BB72BE"/>
    <w:rsid w:val="00BB7594"/>
    <w:rsid w:val="00BB7D69"/>
    <w:rsid w:val="00BC0592"/>
    <w:rsid w:val="00BC0B00"/>
    <w:rsid w:val="00BC0C7A"/>
    <w:rsid w:val="00BC2D56"/>
    <w:rsid w:val="00BC3C0E"/>
    <w:rsid w:val="00BC4852"/>
    <w:rsid w:val="00BC4D2A"/>
    <w:rsid w:val="00BC5365"/>
    <w:rsid w:val="00BC6BEF"/>
    <w:rsid w:val="00BC7509"/>
    <w:rsid w:val="00BC76B2"/>
    <w:rsid w:val="00BD014F"/>
    <w:rsid w:val="00BD0274"/>
    <w:rsid w:val="00BD0298"/>
    <w:rsid w:val="00BD078F"/>
    <w:rsid w:val="00BD0A40"/>
    <w:rsid w:val="00BD16C5"/>
    <w:rsid w:val="00BD1739"/>
    <w:rsid w:val="00BD1851"/>
    <w:rsid w:val="00BD1EFF"/>
    <w:rsid w:val="00BD3FCA"/>
    <w:rsid w:val="00BD4223"/>
    <w:rsid w:val="00BD4348"/>
    <w:rsid w:val="00BD5264"/>
    <w:rsid w:val="00BD5329"/>
    <w:rsid w:val="00BD5A0C"/>
    <w:rsid w:val="00BD5D43"/>
    <w:rsid w:val="00BD5F0D"/>
    <w:rsid w:val="00BD641E"/>
    <w:rsid w:val="00BD6BCF"/>
    <w:rsid w:val="00BD6FFA"/>
    <w:rsid w:val="00BD73FC"/>
    <w:rsid w:val="00BD76AA"/>
    <w:rsid w:val="00BE0518"/>
    <w:rsid w:val="00BE05EE"/>
    <w:rsid w:val="00BE0BE4"/>
    <w:rsid w:val="00BE0C07"/>
    <w:rsid w:val="00BE11F8"/>
    <w:rsid w:val="00BE12C2"/>
    <w:rsid w:val="00BE1A0C"/>
    <w:rsid w:val="00BE1E3D"/>
    <w:rsid w:val="00BE38A4"/>
    <w:rsid w:val="00BE3C86"/>
    <w:rsid w:val="00BE3D2A"/>
    <w:rsid w:val="00BE3DCE"/>
    <w:rsid w:val="00BE4180"/>
    <w:rsid w:val="00BE453F"/>
    <w:rsid w:val="00BE47C3"/>
    <w:rsid w:val="00BE4ADC"/>
    <w:rsid w:val="00BE4B51"/>
    <w:rsid w:val="00BE4ECA"/>
    <w:rsid w:val="00BE4F47"/>
    <w:rsid w:val="00BE5A42"/>
    <w:rsid w:val="00BE6D36"/>
    <w:rsid w:val="00BE72A4"/>
    <w:rsid w:val="00BE7451"/>
    <w:rsid w:val="00BE7465"/>
    <w:rsid w:val="00BE7A4E"/>
    <w:rsid w:val="00BF0486"/>
    <w:rsid w:val="00BF10BB"/>
    <w:rsid w:val="00BF119A"/>
    <w:rsid w:val="00BF16C9"/>
    <w:rsid w:val="00BF1FE6"/>
    <w:rsid w:val="00BF20BE"/>
    <w:rsid w:val="00BF254C"/>
    <w:rsid w:val="00BF2651"/>
    <w:rsid w:val="00BF2A4E"/>
    <w:rsid w:val="00BF36FF"/>
    <w:rsid w:val="00BF3D2F"/>
    <w:rsid w:val="00BF4832"/>
    <w:rsid w:val="00BF4FF4"/>
    <w:rsid w:val="00BF5303"/>
    <w:rsid w:val="00BF6606"/>
    <w:rsid w:val="00BF6ABA"/>
    <w:rsid w:val="00BF6EBB"/>
    <w:rsid w:val="00BF6FA3"/>
    <w:rsid w:val="00BF6FF4"/>
    <w:rsid w:val="00C0020C"/>
    <w:rsid w:val="00C00BDC"/>
    <w:rsid w:val="00C00EC5"/>
    <w:rsid w:val="00C01B86"/>
    <w:rsid w:val="00C02208"/>
    <w:rsid w:val="00C0231A"/>
    <w:rsid w:val="00C02E83"/>
    <w:rsid w:val="00C031A5"/>
    <w:rsid w:val="00C038B9"/>
    <w:rsid w:val="00C03A9A"/>
    <w:rsid w:val="00C03BB5"/>
    <w:rsid w:val="00C03C35"/>
    <w:rsid w:val="00C040F6"/>
    <w:rsid w:val="00C05872"/>
    <w:rsid w:val="00C067A8"/>
    <w:rsid w:val="00C06E88"/>
    <w:rsid w:val="00C070AC"/>
    <w:rsid w:val="00C07193"/>
    <w:rsid w:val="00C0752B"/>
    <w:rsid w:val="00C07DDE"/>
    <w:rsid w:val="00C07F61"/>
    <w:rsid w:val="00C11299"/>
    <w:rsid w:val="00C11630"/>
    <w:rsid w:val="00C11CAA"/>
    <w:rsid w:val="00C121E7"/>
    <w:rsid w:val="00C1234D"/>
    <w:rsid w:val="00C12A90"/>
    <w:rsid w:val="00C13353"/>
    <w:rsid w:val="00C134D7"/>
    <w:rsid w:val="00C13A47"/>
    <w:rsid w:val="00C1403D"/>
    <w:rsid w:val="00C157E5"/>
    <w:rsid w:val="00C16170"/>
    <w:rsid w:val="00C16AE6"/>
    <w:rsid w:val="00C16BBC"/>
    <w:rsid w:val="00C16ED8"/>
    <w:rsid w:val="00C1720D"/>
    <w:rsid w:val="00C17747"/>
    <w:rsid w:val="00C17794"/>
    <w:rsid w:val="00C17C64"/>
    <w:rsid w:val="00C204AC"/>
    <w:rsid w:val="00C20A0C"/>
    <w:rsid w:val="00C214C2"/>
    <w:rsid w:val="00C21A73"/>
    <w:rsid w:val="00C224DD"/>
    <w:rsid w:val="00C228D4"/>
    <w:rsid w:val="00C22D7B"/>
    <w:rsid w:val="00C22F5E"/>
    <w:rsid w:val="00C23700"/>
    <w:rsid w:val="00C239C7"/>
    <w:rsid w:val="00C240F4"/>
    <w:rsid w:val="00C24297"/>
    <w:rsid w:val="00C24EC1"/>
    <w:rsid w:val="00C24ED7"/>
    <w:rsid w:val="00C24F78"/>
    <w:rsid w:val="00C2546B"/>
    <w:rsid w:val="00C26260"/>
    <w:rsid w:val="00C26729"/>
    <w:rsid w:val="00C26C19"/>
    <w:rsid w:val="00C2751F"/>
    <w:rsid w:val="00C27B6B"/>
    <w:rsid w:val="00C3022E"/>
    <w:rsid w:val="00C30B6A"/>
    <w:rsid w:val="00C30EEF"/>
    <w:rsid w:val="00C30FBC"/>
    <w:rsid w:val="00C3141A"/>
    <w:rsid w:val="00C320A7"/>
    <w:rsid w:val="00C320F8"/>
    <w:rsid w:val="00C32229"/>
    <w:rsid w:val="00C3227A"/>
    <w:rsid w:val="00C3274D"/>
    <w:rsid w:val="00C3276E"/>
    <w:rsid w:val="00C3279A"/>
    <w:rsid w:val="00C3348C"/>
    <w:rsid w:val="00C337C8"/>
    <w:rsid w:val="00C343F5"/>
    <w:rsid w:val="00C34AE6"/>
    <w:rsid w:val="00C34BF7"/>
    <w:rsid w:val="00C35E22"/>
    <w:rsid w:val="00C36269"/>
    <w:rsid w:val="00C36A24"/>
    <w:rsid w:val="00C36E41"/>
    <w:rsid w:val="00C373B6"/>
    <w:rsid w:val="00C375C1"/>
    <w:rsid w:val="00C377A3"/>
    <w:rsid w:val="00C37CB8"/>
    <w:rsid w:val="00C414C3"/>
    <w:rsid w:val="00C41BCD"/>
    <w:rsid w:val="00C41D1A"/>
    <w:rsid w:val="00C42052"/>
    <w:rsid w:val="00C4261A"/>
    <w:rsid w:val="00C43221"/>
    <w:rsid w:val="00C4345E"/>
    <w:rsid w:val="00C4351D"/>
    <w:rsid w:val="00C4391A"/>
    <w:rsid w:val="00C43C59"/>
    <w:rsid w:val="00C44114"/>
    <w:rsid w:val="00C44345"/>
    <w:rsid w:val="00C45646"/>
    <w:rsid w:val="00C46063"/>
    <w:rsid w:val="00C4617F"/>
    <w:rsid w:val="00C46A2A"/>
    <w:rsid w:val="00C46CDE"/>
    <w:rsid w:val="00C47155"/>
    <w:rsid w:val="00C47EBC"/>
    <w:rsid w:val="00C50317"/>
    <w:rsid w:val="00C5052D"/>
    <w:rsid w:val="00C51324"/>
    <w:rsid w:val="00C52231"/>
    <w:rsid w:val="00C52520"/>
    <w:rsid w:val="00C52F68"/>
    <w:rsid w:val="00C530D6"/>
    <w:rsid w:val="00C53334"/>
    <w:rsid w:val="00C53477"/>
    <w:rsid w:val="00C53973"/>
    <w:rsid w:val="00C53FC4"/>
    <w:rsid w:val="00C54532"/>
    <w:rsid w:val="00C545DC"/>
    <w:rsid w:val="00C547A4"/>
    <w:rsid w:val="00C54A73"/>
    <w:rsid w:val="00C54EC4"/>
    <w:rsid w:val="00C5534A"/>
    <w:rsid w:val="00C55609"/>
    <w:rsid w:val="00C559BD"/>
    <w:rsid w:val="00C55AED"/>
    <w:rsid w:val="00C563CC"/>
    <w:rsid w:val="00C5656B"/>
    <w:rsid w:val="00C56E9C"/>
    <w:rsid w:val="00C56FD2"/>
    <w:rsid w:val="00C5709E"/>
    <w:rsid w:val="00C57105"/>
    <w:rsid w:val="00C57652"/>
    <w:rsid w:val="00C57E6E"/>
    <w:rsid w:val="00C600ED"/>
    <w:rsid w:val="00C60826"/>
    <w:rsid w:val="00C60CD2"/>
    <w:rsid w:val="00C60DE9"/>
    <w:rsid w:val="00C6174F"/>
    <w:rsid w:val="00C61F28"/>
    <w:rsid w:val="00C62553"/>
    <w:rsid w:val="00C632AF"/>
    <w:rsid w:val="00C63346"/>
    <w:rsid w:val="00C63955"/>
    <w:rsid w:val="00C63C36"/>
    <w:rsid w:val="00C63FAB"/>
    <w:rsid w:val="00C6428A"/>
    <w:rsid w:val="00C648DE"/>
    <w:rsid w:val="00C64A90"/>
    <w:rsid w:val="00C64C56"/>
    <w:rsid w:val="00C64D79"/>
    <w:rsid w:val="00C655CD"/>
    <w:rsid w:val="00C669BB"/>
    <w:rsid w:val="00C66ECB"/>
    <w:rsid w:val="00C67889"/>
    <w:rsid w:val="00C67BBB"/>
    <w:rsid w:val="00C67EC8"/>
    <w:rsid w:val="00C70899"/>
    <w:rsid w:val="00C70B27"/>
    <w:rsid w:val="00C71B39"/>
    <w:rsid w:val="00C71DC3"/>
    <w:rsid w:val="00C720F1"/>
    <w:rsid w:val="00C73089"/>
    <w:rsid w:val="00C73184"/>
    <w:rsid w:val="00C7399A"/>
    <w:rsid w:val="00C73EB9"/>
    <w:rsid w:val="00C73EE3"/>
    <w:rsid w:val="00C73FEE"/>
    <w:rsid w:val="00C74C06"/>
    <w:rsid w:val="00C74E74"/>
    <w:rsid w:val="00C7549F"/>
    <w:rsid w:val="00C75817"/>
    <w:rsid w:val="00C760EB"/>
    <w:rsid w:val="00C76663"/>
    <w:rsid w:val="00C77764"/>
    <w:rsid w:val="00C77BA5"/>
    <w:rsid w:val="00C80A5F"/>
    <w:rsid w:val="00C80AA0"/>
    <w:rsid w:val="00C81480"/>
    <w:rsid w:val="00C81C04"/>
    <w:rsid w:val="00C824A2"/>
    <w:rsid w:val="00C8277C"/>
    <w:rsid w:val="00C837BC"/>
    <w:rsid w:val="00C838DC"/>
    <w:rsid w:val="00C83E69"/>
    <w:rsid w:val="00C83F35"/>
    <w:rsid w:val="00C851CC"/>
    <w:rsid w:val="00C85206"/>
    <w:rsid w:val="00C85AEB"/>
    <w:rsid w:val="00C86171"/>
    <w:rsid w:val="00C86D43"/>
    <w:rsid w:val="00C86FC3"/>
    <w:rsid w:val="00C874D1"/>
    <w:rsid w:val="00C87F88"/>
    <w:rsid w:val="00C9006A"/>
    <w:rsid w:val="00C90513"/>
    <w:rsid w:val="00C908C8"/>
    <w:rsid w:val="00C91EAD"/>
    <w:rsid w:val="00C91F45"/>
    <w:rsid w:val="00C92B73"/>
    <w:rsid w:val="00C92F05"/>
    <w:rsid w:val="00C94276"/>
    <w:rsid w:val="00C945DF"/>
    <w:rsid w:val="00C9461A"/>
    <w:rsid w:val="00C953CA"/>
    <w:rsid w:val="00C958D3"/>
    <w:rsid w:val="00C95D26"/>
    <w:rsid w:val="00C95F28"/>
    <w:rsid w:val="00C962B6"/>
    <w:rsid w:val="00C96A25"/>
    <w:rsid w:val="00C96D61"/>
    <w:rsid w:val="00C97258"/>
    <w:rsid w:val="00C9747C"/>
    <w:rsid w:val="00C9791D"/>
    <w:rsid w:val="00C97D45"/>
    <w:rsid w:val="00C97F8F"/>
    <w:rsid w:val="00CA04BD"/>
    <w:rsid w:val="00CA09E2"/>
    <w:rsid w:val="00CA0B3B"/>
    <w:rsid w:val="00CA0D38"/>
    <w:rsid w:val="00CA1156"/>
    <w:rsid w:val="00CA15AC"/>
    <w:rsid w:val="00CA18D7"/>
    <w:rsid w:val="00CA204D"/>
    <w:rsid w:val="00CA2192"/>
    <w:rsid w:val="00CA31CC"/>
    <w:rsid w:val="00CA3546"/>
    <w:rsid w:val="00CA3C36"/>
    <w:rsid w:val="00CA3F19"/>
    <w:rsid w:val="00CA4042"/>
    <w:rsid w:val="00CA41BD"/>
    <w:rsid w:val="00CA48A6"/>
    <w:rsid w:val="00CA4C0C"/>
    <w:rsid w:val="00CA523B"/>
    <w:rsid w:val="00CA594B"/>
    <w:rsid w:val="00CA6CF3"/>
    <w:rsid w:val="00CA799C"/>
    <w:rsid w:val="00CA7DCA"/>
    <w:rsid w:val="00CA7EB0"/>
    <w:rsid w:val="00CB02ED"/>
    <w:rsid w:val="00CB07F2"/>
    <w:rsid w:val="00CB1135"/>
    <w:rsid w:val="00CB125D"/>
    <w:rsid w:val="00CB2A30"/>
    <w:rsid w:val="00CB348E"/>
    <w:rsid w:val="00CB364F"/>
    <w:rsid w:val="00CB3CEC"/>
    <w:rsid w:val="00CB44C5"/>
    <w:rsid w:val="00CB48E5"/>
    <w:rsid w:val="00CB4A6D"/>
    <w:rsid w:val="00CB5116"/>
    <w:rsid w:val="00CB5292"/>
    <w:rsid w:val="00CB5C94"/>
    <w:rsid w:val="00CB5EA0"/>
    <w:rsid w:val="00CB6AC6"/>
    <w:rsid w:val="00CB706C"/>
    <w:rsid w:val="00CB711C"/>
    <w:rsid w:val="00CB7461"/>
    <w:rsid w:val="00CB7A9F"/>
    <w:rsid w:val="00CC005D"/>
    <w:rsid w:val="00CC0091"/>
    <w:rsid w:val="00CC037E"/>
    <w:rsid w:val="00CC0EF8"/>
    <w:rsid w:val="00CC0F7F"/>
    <w:rsid w:val="00CC1525"/>
    <w:rsid w:val="00CC2B8D"/>
    <w:rsid w:val="00CC2E80"/>
    <w:rsid w:val="00CC36B2"/>
    <w:rsid w:val="00CC3F8D"/>
    <w:rsid w:val="00CC4443"/>
    <w:rsid w:val="00CC4800"/>
    <w:rsid w:val="00CC51C1"/>
    <w:rsid w:val="00CC52B5"/>
    <w:rsid w:val="00CC55E9"/>
    <w:rsid w:val="00CC5727"/>
    <w:rsid w:val="00CC5A87"/>
    <w:rsid w:val="00CC5BEA"/>
    <w:rsid w:val="00CC62F7"/>
    <w:rsid w:val="00CC68BC"/>
    <w:rsid w:val="00CC6E5E"/>
    <w:rsid w:val="00CC72BC"/>
    <w:rsid w:val="00CD0B9A"/>
    <w:rsid w:val="00CD0D14"/>
    <w:rsid w:val="00CD1311"/>
    <w:rsid w:val="00CD1F84"/>
    <w:rsid w:val="00CD297B"/>
    <w:rsid w:val="00CD2C06"/>
    <w:rsid w:val="00CD3A9E"/>
    <w:rsid w:val="00CD3B5E"/>
    <w:rsid w:val="00CD4059"/>
    <w:rsid w:val="00CD460E"/>
    <w:rsid w:val="00CD49D7"/>
    <w:rsid w:val="00CD4AA2"/>
    <w:rsid w:val="00CD4C71"/>
    <w:rsid w:val="00CD5499"/>
    <w:rsid w:val="00CD565D"/>
    <w:rsid w:val="00CD583C"/>
    <w:rsid w:val="00CD59DF"/>
    <w:rsid w:val="00CD6007"/>
    <w:rsid w:val="00CD6192"/>
    <w:rsid w:val="00CD6BA6"/>
    <w:rsid w:val="00CD7189"/>
    <w:rsid w:val="00CD7A86"/>
    <w:rsid w:val="00CD7B21"/>
    <w:rsid w:val="00CE0A00"/>
    <w:rsid w:val="00CE0CBE"/>
    <w:rsid w:val="00CE1885"/>
    <w:rsid w:val="00CE19EC"/>
    <w:rsid w:val="00CE1D35"/>
    <w:rsid w:val="00CE23C4"/>
    <w:rsid w:val="00CE26A9"/>
    <w:rsid w:val="00CE2DA0"/>
    <w:rsid w:val="00CE350C"/>
    <w:rsid w:val="00CE371A"/>
    <w:rsid w:val="00CE38D0"/>
    <w:rsid w:val="00CE3DA4"/>
    <w:rsid w:val="00CE3F29"/>
    <w:rsid w:val="00CE4104"/>
    <w:rsid w:val="00CE4968"/>
    <w:rsid w:val="00CE49E9"/>
    <w:rsid w:val="00CE4B10"/>
    <w:rsid w:val="00CE65F0"/>
    <w:rsid w:val="00CE6AD6"/>
    <w:rsid w:val="00CE6BFC"/>
    <w:rsid w:val="00CE733B"/>
    <w:rsid w:val="00CE74FA"/>
    <w:rsid w:val="00CE7808"/>
    <w:rsid w:val="00CF0312"/>
    <w:rsid w:val="00CF04EA"/>
    <w:rsid w:val="00CF0601"/>
    <w:rsid w:val="00CF0929"/>
    <w:rsid w:val="00CF0BA2"/>
    <w:rsid w:val="00CF110D"/>
    <w:rsid w:val="00CF1D70"/>
    <w:rsid w:val="00CF234E"/>
    <w:rsid w:val="00CF23DF"/>
    <w:rsid w:val="00CF37DC"/>
    <w:rsid w:val="00CF395A"/>
    <w:rsid w:val="00CF3AB7"/>
    <w:rsid w:val="00CF4541"/>
    <w:rsid w:val="00CF4B73"/>
    <w:rsid w:val="00CF4CA5"/>
    <w:rsid w:val="00CF4E52"/>
    <w:rsid w:val="00CF5149"/>
    <w:rsid w:val="00CF52E2"/>
    <w:rsid w:val="00CF6125"/>
    <w:rsid w:val="00CF6C51"/>
    <w:rsid w:val="00CF7412"/>
    <w:rsid w:val="00D00363"/>
    <w:rsid w:val="00D017C7"/>
    <w:rsid w:val="00D01EBE"/>
    <w:rsid w:val="00D02C08"/>
    <w:rsid w:val="00D031DF"/>
    <w:rsid w:val="00D03668"/>
    <w:rsid w:val="00D03794"/>
    <w:rsid w:val="00D03B2C"/>
    <w:rsid w:val="00D047F9"/>
    <w:rsid w:val="00D05384"/>
    <w:rsid w:val="00D054FD"/>
    <w:rsid w:val="00D05D08"/>
    <w:rsid w:val="00D065CC"/>
    <w:rsid w:val="00D070D4"/>
    <w:rsid w:val="00D07B5C"/>
    <w:rsid w:val="00D07DE7"/>
    <w:rsid w:val="00D104BE"/>
    <w:rsid w:val="00D10DCF"/>
    <w:rsid w:val="00D11576"/>
    <w:rsid w:val="00D11824"/>
    <w:rsid w:val="00D1185F"/>
    <w:rsid w:val="00D11FA8"/>
    <w:rsid w:val="00D12215"/>
    <w:rsid w:val="00D132D7"/>
    <w:rsid w:val="00D1375B"/>
    <w:rsid w:val="00D13890"/>
    <w:rsid w:val="00D1398C"/>
    <w:rsid w:val="00D13E4D"/>
    <w:rsid w:val="00D1436F"/>
    <w:rsid w:val="00D14601"/>
    <w:rsid w:val="00D147CE"/>
    <w:rsid w:val="00D14DF2"/>
    <w:rsid w:val="00D15086"/>
    <w:rsid w:val="00D158E1"/>
    <w:rsid w:val="00D15A03"/>
    <w:rsid w:val="00D17255"/>
    <w:rsid w:val="00D17E6B"/>
    <w:rsid w:val="00D21B68"/>
    <w:rsid w:val="00D21D44"/>
    <w:rsid w:val="00D21E8A"/>
    <w:rsid w:val="00D22B5F"/>
    <w:rsid w:val="00D22BD0"/>
    <w:rsid w:val="00D232AF"/>
    <w:rsid w:val="00D236A4"/>
    <w:rsid w:val="00D2394D"/>
    <w:rsid w:val="00D23D51"/>
    <w:rsid w:val="00D24705"/>
    <w:rsid w:val="00D25F44"/>
    <w:rsid w:val="00D2612A"/>
    <w:rsid w:val="00D2667E"/>
    <w:rsid w:val="00D2673B"/>
    <w:rsid w:val="00D26773"/>
    <w:rsid w:val="00D270C3"/>
    <w:rsid w:val="00D27325"/>
    <w:rsid w:val="00D274F1"/>
    <w:rsid w:val="00D30206"/>
    <w:rsid w:val="00D30A88"/>
    <w:rsid w:val="00D310BF"/>
    <w:rsid w:val="00D312A8"/>
    <w:rsid w:val="00D315E2"/>
    <w:rsid w:val="00D325CE"/>
    <w:rsid w:val="00D32C62"/>
    <w:rsid w:val="00D32CC0"/>
    <w:rsid w:val="00D3522C"/>
    <w:rsid w:val="00D35608"/>
    <w:rsid w:val="00D36642"/>
    <w:rsid w:val="00D3676A"/>
    <w:rsid w:val="00D36A2D"/>
    <w:rsid w:val="00D37388"/>
    <w:rsid w:val="00D37D54"/>
    <w:rsid w:val="00D37DF7"/>
    <w:rsid w:val="00D37EBC"/>
    <w:rsid w:val="00D37FB3"/>
    <w:rsid w:val="00D410A7"/>
    <w:rsid w:val="00D4120C"/>
    <w:rsid w:val="00D417DA"/>
    <w:rsid w:val="00D41A13"/>
    <w:rsid w:val="00D41FE7"/>
    <w:rsid w:val="00D422C5"/>
    <w:rsid w:val="00D4252A"/>
    <w:rsid w:val="00D42631"/>
    <w:rsid w:val="00D429A4"/>
    <w:rsid w:val="00D42F36"/>
    <w:rsid w:val="00D431CF"/>
    <w:rsid w:val="00D43224"/>
    <w:rsid w:val="00D43284"/>
    <w:rsid w:val="00D43A1E"/>
    <w:rsid w:val="00D43D47"/>
    <w:rsid w:val="00D45704"/>
    <w:rsid w:val="00D458AF"/>
    <w:rsid w:val="00D46055"/>
    <w:rsid w:val="00D460C8"/>
    <w:rsid w:val="00D46488"/>
    <w:rsid w:val="00D4772C"/>
    <w:rsid w:val="00D47771"/>
    <w:rsid w:val="00D47B57"/>
    <w:rsid w:val="00D47C67"/>
    <w:rsid w:val="00D47CC2"/>
    <w:rsid w:val="00D50C81"/>
    <w:rsid w:val="00D51562"/>
    <w:rsid w:val="00D515C3"/>
    <w:rsid w:val="00D515D5"/>
    <w:rsid w:val="00D51A69"/>
    <w:rsid w:val="00D51E00"/>
    <w:rsid w:val="00D52538"/>
    <w:rsid w:val="00D52B17"/>
    <w:rsid w:val="00D53BFF"/>
    <w:rsid w:val="00D53C11"/>
    <w:rsid w:val="00D53E83"/>
    <w:rsid w:val="00D557EC"/>
    <w:rsid w:val="00D55981"/>
    <w:rsid w:val="00D55B7A"/>
    <w:rsid w:val="00D55D50"/>
    <w:rsid w:val="00D55F58"/>
    <w:rsid w:val="00D56BF5"/>
    <w:rsid w:val="00D5709B"/>
    <w:rsid w:val="00D57FC8"/>
    <w:rsid w:val="00D60282"/>
    <w:rsid w:val="00D605F1"/>
    <w:rsid w:val="00D60EA0"/>
    <w:rsid w:val="00D60EE7"/>
    <w:rsid w:val="00D621A1"/>
    <w:rsid w:val="00D629A8"/>
    <w:rsid w:val="00D634C7"/>
    <w:rsid w:val="00D63720"/>
    <w:rsid w:val="00D63CE8"/>
    <w:rsid w:val="00D64325"/>
    <w:rsid w:val="00D64A7E"/>
    <w:rsid w:val="00D64EE1"/>
    <w:rsid w:val="00D64FC9"/>
    <w:rsid w:val="00D662E0"/>
    <w:rsid w:val="00D66D82"/>
    <w:rsid w:val="00D67D4F"/>
    <w:rsid w:val="00D70148"/>
    <w:rsid w:val="00D70252"/>
    <w:rsid w:val="00D70554"/>
    <w:rsid w:val="00D710FB"/>
    <w:rsid w:val="00D718DC"/>
    <w:rsid w:val="00D71936"/>
    <w:rsid w:val="00D71D37"/>
    <w:rsid w:val="00D71DD8"/>
    <w:rsid w:val="00D72772"/>
    <w:rsid w:val="00D7312C"/>
    <w:rsid w:val="00D733BB"/>
    <w:rsid w:val="00D73A4F"/>
    <w:rsid w:val="00D74B3C"/>
    <w:rsid w:val="00D74C1A"/>
    <w:rsid w:val="00D74DFB"/>
    <w:rsid w:val="00D7557A"/>
    <w:rsid w:val="00D75AB8"/>
    <w:rsid w:val="00D76952"/>
    <w:rsid w:val="00D769FC"/>
    <w:rsid w:val="00D76C51"/>
    <w:rsid w:val="00D77009"/>
    <w:rsid w:val="00D77AA3"/>
    <w:rsid w:val="00D80013"/>
    <w:rsid w:val="00D80191"/>
    <w:rsid w:val="00D803E7"/>
    <w:rsid w:val="00D8081E"/>
    <w:rsid w:val="00D80D56"/>
    <w:rsid w:val="00D81E2C"/>
    <w:rsid w:val="00D82942"/>
    <w:rsid w:val="00D82B59"/>
    <w:rsid w:val="00D83103"/>
    <w:rsid w:val="00D835F0"/>
    <w:rsid w:val="00D83668"/>
    <w:rsid w:val="00D838BF"/>
    <w:rsid w:val="00D83B33"/>
    <w:rsid w:val="00D83D6E"/>
    <w:rsid w:val="00D83E52"/>
    <w:rsid w:val="00D84476"/>
    <w:rsid w:val="00D84504"/>
    <w:rsid w:val="00D84E4F"/>
    <w:rsid w:val="00D84F35"/>
    <w:rsid w:val="00D84F56"/>
    <w:rsid w:val="00D8551A"/>
    <w:rsid w:val="00D85533"/>
    <w:rsid w:val="00D8554F"/>
    <w:rsid w:val="00D9048B"/>
    <w:rsid w:val="00D90DD5"/>
    <w:rsid w:val="00D90E4D"/>
    <w:rsid w:val="00D91293"/>
    <w:rsid w:val="00D912B8"/>
    <w:rsid w:val="00D9180D"/>
    <w:rsid w:val="00D91E71"/>
    <w:rsid w:val="00D92392"/>
    <w:rsid w:val="00D93209"/>
    <w:rsid w:val="00D93D3B"/>
    <w:rsid w:val="00D942A6"/>
    <w:rsid w:val="00D94684"/>
    <w:rsid w:val="00D95751"/>
    <w:rsid w:val="00D95A49"/>
    <w:rsid w:val="00D961CD"/>
    <w:rsid w:val="00D9652F"/>
    <w:rsid w:val="00D96620"/>
    <w:rsid w:val="00D96EB0"/>
    <w:rsid w:val="00D96FD7"/>
    <w:rsid w:val="00D97F1A"/>
    <w:rsid w:val="00DA0D4F"/>
    <w:rsid w:val="00DA1625"/>
    <w:rsid w:val="00DA166D"/>
    <w:rsid w:val="00DA221E"/>
    <w:rsid w:val="00DA2547"/>
    <w:rsid w:val="00DA2548"/>
    <w:rsid w:val="00DA2A32"/>
    <w:rsid w:val="00DA2DC8"/>
    <w:rsid w:val="00DA339A"/>
    <w:rsid w:val="00DA37A0"/>
    <w:rsid w:val="00DA380C"/>
    <w:rsid w:val="00DA38C8"/>
    <w:rsid w:val="00DA4541"/>
    <w:rsid w:val="00DA48F6"/>
    <w:rsid w:val="00DA4DE9"/>
    <w:rsid w:val="00DA5FC1"/>
    <w:rsid w:val="00DA5FE8"/>
    <w:rsid w:val="00DA65EE"/>
    <w:rsid w:val="00DA6A49"/>
    <w:rsid w:val="00DA7006"/>
    <w:rsid w:val="00DA7044"/>
    <w:rsid w:val="00DA7534"/>
    <w:rsid w:val="00DA7F4D"/>
    <w:rsid w:val="00DB00EA"/>
    <w:rsid w:val="00DB0333"/>
    <w:rsid w:val="00DB0518"/>
    <w:rsid w:val="00DB0E31"/>
    <w:rsid w:val="00DB10D2"/>
    <w:rsid w:val="00DB479E"/>
    <w:rsid w:val="00DB47BC"/>
    <w:rsid w:val="00DB4C13"/>
    <w:rsid w:val="00DB4C77"/>
    <w:rsid w:val="00DB4F4B"/>
    <w:rsid w:val="00DB5848"/>
    <w:rsid w:val="00DB651D"/>
    <w:rsid w:val="00DB6CAB"/>
    <w:rsid w:val="00DB6E06"/>
    <w:rsid w:val="00DB723A"/>
    <w:rsid w:val="00DB74B8"/>
    <w:rsid w:val="00DB7970"/>
    <w:rsid w:val="00DB7D19"/>
    <w:rsid w:val="00DC0080"/>
    <w:rsid w:val="00DC02D4"/>
    <w:rsid w:val="00DC05D0"/>
    <w:rsid w:val="00DC0840"/>
    <w:rsid w:val="00DC0BF7"/>
    <w:rsid w:val="00DC0C41"/>
    <w:rsid w:val="00DC10AE"/>
    <w:rsid w:val="00DC11AB"/>
    <w:rsid w:val="00DC1567"/>
    <w:rsid w:val="00DC1E9B"/>
    <w:rsid w:val="00DC3886"/>
    <w:rsid w:val="00DC47DC"/>
    <w:rsid w:val="00DC4B82"/>
    <w:rsid w:val="00DC4CE8"/>
    <w:rsid w:val="00DC4D0D"/>
    <w:rsid w:val="00DC582C"/>
    <w:rsid w:val="00DC666D"/>
    <w:rsid w:val="00DC69C0"/>
    <w:rsid w:val="00DC6D00"/>
    <w:rsid w:val="00DC78F8"/>
    <w:rsid w:val="00DC7C96"/>
    <w:rsid w:val="00DC7DEF"/>
    <w:rsid w:val="00DD0049"/>
    <w:rsid w:val="00DD01A2"/>
    <w:rsid w:val="00DD0F7A"/>
    <w:rsid w:val="00DD0FA3"/>
    <w:rsid w:val="00DD1035"/>
    <w:rsid w:val="00DD1130"/>
    <w:rsid w:val="00DD11DC"/>
    <w:rsid w:val="00DD2803"/>
    <w:rsid w:val="00DD2966"/>
    <w:rsid w:val="00DD352B"/>
    <w:rsid w:val="00DD3613"/>
    <w:rsid w:val="00DD362D"/>
    <w:rsid w:val="00DD404A"/>
    <w:rsid w:val="00DD4809"/>
    <w:rsid w:val="00DD4B4F"/>
    <w:rsid w:val="00DD4BDD"/>
    <w:rsid w:val="00DD4CEF"/>
    <w:rsid w:val="00DD4EDD"/>
    <w:rsid w:val="00DD5622"/>
    <w:rsid w:val="00DD588F"/>
    <w:rsid w:val="00DD58A4"/>
    <w:rsid w:val="00DD5950"/>
    <w:rsid w:val="00DD5A78"/>
    <w:rsid w:val="00DD5B09"/>
    <w:rsid w:val="00DD6BED"/>
    <w:rsid w:val="00DD73A6"/>
    <w:rsid w:val="00DD795E"/>
    <w:rsid w:val="00DE0489"/>
    <w:rsid w:val="00DE0D5E"/>
    <w:rsid w:val="00DE12DC"/>
    <w:rsid w:val="00DE1A6C"/>
    <w:rsid w:val="00DE2434"/>
    <w:rsid w:val="00DE2675"/>
    <w:rsid w:val="00DE26AE"/>
    <w:rsid w:val="00DE28C3"/>
    <w:rsid w:val="00DE367B"/>
    <w:rsid w:val="00DE3C79"/>
    <w:rsid w:val="00DE41C7"/>
    <w:rsid w:val="00DE4794"/>
    <w:rsid w:val="00DE4F17"/>
    <w:rsid w:val="00DE5892"/>
    <w:rsid w:val="00DE6424"/>
    <w:rsid w:val="00DE6850"/>
    <w:rsid w:val="00DE68B6"/>
    <w:rsid w:val="00DE69D2"/>
    <w:rsid w:val="00DE7434"/>
    <w:rsid w:val="00DE75AE"/>
    <w:rsid w:val="00DE7F3B"/>
    <w:rsid w:val="00DF01FB"/>
    <w:rsid w:val="00DF05D7"/>
    <w:rsid w:val="00DF0CEA"/>
    <w:rsid w:val="00DF0FC9"/>
    <w:rsid w:val="00DF14EB"/>
    <w:rsid w:val="00DF1A49"/>
    <w:rsid w:val="00DF3465"/>
    <w:rsid w:val="00DF428E"/>
    <w:rsid w:val="00DF434C"/>
    <w:rsid w:val="00DF4F43"/>
    <w:rsid w:val="00DF54EC"/>
    <w:rsid w:val="00DF58E4"/>
    <w:rsid w:val="00DF5F68"/>
    <w:rsid w:val="00DF6332"/>
    <w:rsid w:val="00DF63DD"/>
    <w:rsid w:val="00DF6991"/>
    <w:rsid w:val="00DF6CC7"/>
    <w:rsid w:val="00DF6F6B"/>
    <w:rsid w:val="00DF6FC9"/>
    <w:rsid w:val="00DF744C"/>
    <w:rsid w:val="00DF75BA"/>
    <w:rsid w:val="00DF7C6E"/>
    <w:rsid w:val="00DF7F30"/>
    <w:rsid w:val="00E005C1"/>
    <w:rsid w:val="00E009C6"/>
    <w:rsid w:val="00E009CD"/>
    <w:rsid w:val="00E00F91"/>
    <w:rsid w:val="00E01058"/>
    <w:rsid w:val="00E01481"/>
    <w:rsid w:val="00E01987"/>
    <w:rsid w:val="00E019BA"/>
    <w:rsid w:val="00E02B46"/>
    <w:rsid w:val="00E02CA5"/>
    <w:rsid w:val="00E030B1"/>
    <w:rsid w:val="00E032CA"/>
    <w:rsid w:val="00E03835"/>
    <w:rsid w:val="00E03930"/>
    <w:rsid w:val="00E03C41"/>
    <w:rsid w:val="00E042CA"/>
    <w:rsid w:val="00E0436F"/>
    <w:rsid w:val="00E044A2"/>
    <w:rsid w:val="00E046D7"/>
    <w:rsid w:val="00E05147"/>
    <w:rsid w:val="00E05563"/>
    <w:rsid w:val="00E05903"/>
    <w:rsid w:val="00E0604B"/>
    <w:rsid w:val="00E06176"/>
    <w:rsid w:val="00E06595"/>
    <w:rsid w:val="00E06AEC"/>
    <w:rsid w:val="00E06BB5"/>
    <w:rsid w:val="00E07047"/>
    <w:rsid w:val="00E07229"/>
    <w:rsid w:val="00E077BA"/>
    <w:rsid w:val="00E10168"/>
    <w:rsid w:val="00E1037F"/>
    <w:rsid w:val="00E10396"/>
    <w:rsid w:val="00E10538"/>
    <w:rsid w:val="00E1074A"/>
    <w:rsid w:val="00E10DE9"/>
    <w:rsid w:val="00E11340"/>
    <w:rsid w:val="00E11882"/>
    <w:rsid w:val="00E126CB"/>
    <w:rsid w:val="00E12971"/>
    <w:rsid w:val="00E1325E"/>
    <w:rsid w:val="00E13309"/>
    <w:rsid w:val="00E13423"/>
    <w:rsid w:val="00E1350E"/>
    <w:rsid w:val="00E1431A"/>
    <w:rsid w:val="00E1506A"/>
    <w:rsid w:val="00E1542B"/>
    <w:rsid w:val="00E154F7"/>
    <w:rsid w:val="00E155B8"/>
    <w:rsid w:val="00E15623"/>
    <w:rsid w:val="00E157F0"/>
    <w:rsid w:val="00E15C63"/>
    <w:rsid w:val="00E15C6F"/>
    <w:rsid w:val="00E15D50"/>
    <w:rsid w:val="00E1639F"/>
    <w:rsid w:val="00E16653"/>
    <w:rsid w:val="00E16FC2"/>
    <w:rsid w:val="00E1769A"/>
    <w:rsid w:val="00E17A57"/>
    <w:rsid w:val="00E17BD1"/>
    <w:rsid w:val="00E17DA6"/>
    <w:rsid w:val="00E217FA"/>
    <w:rsid w:val="00E21B22"/>
    <w:rsid w:val="00E22EE8"/>
    <w:rsid w:val="00E23E53"/>
    <w:rsid w:val="00E24B25"/>
    <w:rsid w:val="00E24DAD"/>
    <w:rsid w:val="00E24E33"/>
    <w:rsid w:val="00E24ED3"/>
    <w:rsid w:val="00E25DC4"/>
    <w:rsid w:val="00E261B4"/>
    <w:rsid w:val="00E26C98"/>
    <w:rsid w:val="00E271EB"/>
    <w:rsid w:val="00E275F7"/>
    <w:rsid w:val="00E30737"/>
    <w:rsid w:val="00E31823"/>
    <w:rsid w:val="00E31899"/>
    <w:rsid w:val="00E32423"/>
    <w:rsid w:val="00E3256A"/>
    <w:rsid w:val="00E3272A"/>
    <w:rsid w:val="00E32952"/>
    <w:rsid w:val="00E32B89"/>
    <w:rsid w:val="00E32C64"/>
    <w:rsid w:val="00E3303E"/>
    <w:rsid w:val="00E331FF"/>
    <w:rsid w:val="00E3404A"/>
    <w:rsid w:val="00E3430A"/>
    <w:rsid w:val="00E34B0A"/>
    <w:rsid w:val="00E34DE7"/>
    <w:rsid w:val="00E35502"/>
    <w:rsid w:val="00E3585D"/>
    <w:rsid w:val="00E3632D"/>
    <w:rsid w:val="00E3699C"/>
    <w:rsid w:val="00E37FB6"/>
    <w:rsid w:val="00E4003D"/>
    <w:rsid w:val="00E402B3"/>
    <w:rsid w:val="00E403D2"/>
    <w:rsid w:val="00E405A6"/>
    <w:rsid w:val="00E4101E"/>
    <w:rsid w:val="00E4144F"/>
    <w:rsid w:val="00E41798"/>
    <w:rsid w:val="00E41BCF"/>
    <w:rsid w:val="00E426EC"/>
    <w:rsid w:val="00E43635"/>
    <w:rsid w:val="00E43E4F"/>
    <w:rsid w:val="00E44948"/>
    <w:rsid w:val="00E44B59"/>
    <w:rsid w:val="00E4670B"/>
    <w:rsid w:val="00E47BAA"/>
    <w:rsid w:val="00E47BB5"/>
    <w:rsid w:val="00E5091D"/>
    <w:rsid w:val="00E50FE7"/>
    <w:rsid w:val="00E51602"/>
    <w:rsid w:val="00E519A7"/>
    <w:rsid w:val="00E51B7D"/>
    <w:rsid w:val="00E51C3E"/>
    <w:rsid w:val="00E51DAC"/>
    <w:rsid w:val="00E52102"/>
    <w:rsid w:val="00E52B92"/>
    <w:rsid w:val="00E52DC4"/>
    <w:rsid w:val="00E52E75"/>
    <w:rsid w:val="00E533A5"/>
    <w:rsid w:val="00E53AC3"/>
    <w:rsid w:val="00E53E28"/>
    <w:rsid w:val="00E5478D"/>
    <w:rsid w:val="00E54966"/>
    <w:rsid w:val="00E54A33"/>
    <w:rsid w:val="00E551DF"/>
    <w:rsid w:val="00E5564F"/>
    <w:rsid w:val="00E55B00"/>
    <w:rsid w:val="00E55C47"/>
    <w:rsid w:val="00E564FA"/>
    <w:rsid w:val="00E568C5"/>
    <w:rsid w:val="00E56B63"/>
    <w:rsid w:val="00E56C72"/>
    <w:rsid w:val="00E57906"/>
    <w:rsid w:val="00E57E7C"/>
    <w:rsid w:val="00E60416"/>
    <w:rsid w:val="00E60910"/>
    <w:rsid w:val="00E61941"/>
    <w:rsid w:val="00E625E9"/>
    <w:rsid w:val="00E63057"/>
    <w:rsid w:val="00E6348D"/>
    <w:rsid w:val="00E63516"/>
    <w:rsid w:val="00E63589"/>
    <w:rsid w:val="00E635B0"/>
    <w:rsid w:val="00E638B5"/>
    <w:rsid w:val="00E63AF4"/>
    <w:rsid w:val="00E64056"/>
    <w:rsid w:val="00E64D06"/>
    <w:rsid w:val="00E64D5E"/>
    <w:rsid w:val="00E64E77"/>
    <w:rsid w:val="00E659E3"/>
    <w:rsid w:val="00E668A8"/>
    <w:rsid w:val="00E66A31"/>
    <w:rsid w:val="00E66DAF"/>
    <w:rsid w:val="00E67230"/>
    <w:rsid w:val="00E67B62"/>
    <w:rsid w:val="00E701CD"/>
    <w:rsid w:val="00E714EE"/>
    <w:rsid w:val="00E71C50"/>
    <w:rsid w:val="00E72644"/>
    <w:rsid w:val="00E727EF"/>
    <w:rsid w:val="00E733AA"/>
    <w:rsid w:val="00E734FF"/>
    <w:rsid w:val="00E736EF"/>
    <w:rsid w:val="00E738FF"/>
    <w:rsid w:val="00E76652"/>
    <w:rsid w:val="00E76F35"/>
    <w:rsid w:val="00E77562"/>
    <w:rsid w:val="00E776CB"/>
    <w:rsid w:val="00E80623"/>
    <w:rsid w:val="00E8074C"/>
    <w:rsid w:val="00E80EBE"/>
    <w:rsid w:val="00E80F96"/>
    <w:rsid w:val="00E816E3"/>
    <w:rsid w:val="00E8231A"/>
    <w:rsid w:val="00E82848"/>
    <w:rsid w:val="00E82957"/>
    <w:rsid w:val="00E830AC"/>
    <w:rsid w:val="00E8312B"/>
    <w:rsid w:val="00E8315D"/>
    <w:rsid w:val="00E833E3"/>
    <w:rsid w:val="00E837CD"/>
    <w:rsid w:val="00E84202"/>
    <w:rsid w:val="00E849B2"/>
    <w:rsid w:val="00E84C41"/>
    <w:rsid w:val="00E85187"/>
    <w:rsid w:val="00E86063"/>
    <w:rsid w:val="00E86594"/>
    <w:rsid w:val="00E86AB6"/>
    <w:rsid w:val="00E8749B"/>
    <w:rsid w:val="00E87CCA"/>
    <w:rsid w:val="00E901F8"/>
    <w:rsid w:val="00E9086A"/>
    <w:rsid w:val="00E909BB"/>
    <w:rsid w:val="00E91475"/>
    <w:rsid w:val="00E91B2B"/>
    <w:rsid w:val="00E91C24"/>
    <w:rsid w:val="00E9276D"/>
    <w:rsid w:val="00E927BA"/>
    <w:rsid w:val="00E9443B"/>
    <w:rsid w:val="00E94553"/>
    <w:rsid w:val="00E94E3A"/>
    <w:rsid w:val="00E955F0"/>
    <w:rsid w:val="00E962B7"/>
    <w:rsid w:val="00E96355"/>
    <w:rsid w:val="00E96667"/>
    <w:rsid w:val="00E9703D"/>
    <w:rsid w:val="00E97A92"/>
    <w:rsid w:val="00E97BFA"/>
    <w:rsid w:val="00E97DE5"/>
    <w:rsid w:val="00EA0711"/>
    <w:rsid w:val="00EA09C5"/>
    <w:rsid w:val="00EA0AAF"/>
    <w:rsid w:val="00EA0F0C"/>
    <w:rsid w:val="00EA1396"/>
    <w:rsid w:val="00EA15BF"/>
    <w:rsid w:val="00EA1CA2"/>
    <w:rsid w:val="00EA303D"/>
    <w:rsid w:val="00EA3368"/>
    <w:rsid w:val="00EA3861"/>
    <w:rsid w:val="00EA40DD"/>
    <w:rsid w:val="00EA4175"/>
    <w:rsid w:val="00EA4A73"/>
    <w:rsid w:val="00EA59EE"/>
    <w:rsid w:val="00EA5A7D"/>
    <w:rsid w:val="00EA6450"/>
    <w:rsid w:val="00EA66BE"/>
    <w:rsid w:val="00EA680D"/>
    <w:rsid w:val="00EA6CE1"/>
    <w:rsid w:val="00EA70F0"/>
    <w:rsid w:val="00EA7E1F"/>
    <w:rsid w:val="00EB1919"/>
    <w:rsid w:val="00EB19D4"/>
    <w:rsid w:val="00EB2350"/>
    <w:rsid w:val="00EB242F"/>
    <w:rsid w:val="00EB267F"/>
    <w:rsid w:val="00EB4884"/>
    <w:rsid w:val="00EB4DDB"/>
    <w:rsid w:val="00EB4E9D"/>
    <w:rsid w:val="00EB5174"/>
    <w:rsid w:val="00EB550C"/>
    <w:rsid w:val="00EB59B2"/>
    <w:rsid w:val="00EB73B4"/>
    <w:rsid w:val="00EB76F6"/>
    <w:rsid w:val="00EB7D57"/>
    <w:rsid w:val="00EB7EBD"/>
    <w:rsid w:val="00EC08E5"/>
    <w:rsid w:val="00EC0F24"/>
    <w:rsid w:val="00EC28DB"/>
    <w:rsid w:val="00EC2B53"/>
    <w:rsid w:val="00EC2CF5"/>
    <w:rsid w:val="00EC2E50"/>
    <w:rsid w:val="00EC3F52"/>
    <w:rsid w:val="00EC4009"/>
    <w:rsid w:val="00EC4971"/>
    <w:rsid w:val="00EC58E3"/>
    <w:rsid w:val="00EC5E26"/>
    <w:rsid w:val="00EC5E66"/>
    <w:rsid w:val="00EC61BF"/>
    <w:rsid w:val="00EC6800"/>
    <w:rsid w:val="00EC68AA"/>
    <w:rsid w:val="00EC6B10"/>
    <w:rsid w:val="00EC735D"/>
    <w:rsid w:val="00EC7DB7"/>
    <w:rsid w:val="00EC7EDE"/>
    <w:rsid w:val="00EC7F46"/>
    <w:rsid w:val="00ED01F9"/>
    <w:rsid w:val="00ED0219"/>
    <w:rsid w:val="00ED0917"/>
    <w:rsid w:val="00ED152F"/>
    <w:rsid w:val="00ED2382"/>
    <w:rsid w:val="00ED30D4"/>
    <w:rsid w:val="00ED3184"/>
    <w:rsid w:val="00ED3664"/>
    <w:rsid w:val="00ED3864"/>
    <w:rsid w:val="00ED3E6B"/>
    <w:rsid w:val="00ED412D"/>
    <w:rsid w:val="00ED484B"/>
    <w:rsid w:val="00ED48A8"/>
    <w:rsid w:val="00ED4F57"/>
    <w:rsid w:val="00ED6327"/>
    <w:rsid w:val="00ED63F1"/>
    <w:rsid w:val="00ED6406"/>
    <w:rsid w:val="00ED6453"/>
    <w:rsid w:val="00ED65B3"/>
    <w:rsid w:val="00ED7616"/>
    <w:rsid w:val="00ED78C4"/>
    <w:rsid w:val="00EE0860"/>
    <w:rsid w:val="00EE135C"/>
    <w:rsid w:val="00EE16E0"/>
    <w:rsid w:val="00EE1B8B"/>
    <w:rsid w:val="00EE2BE0"/>
    <w:rsid w:val="00EE33A0"/>
    <w:rsid w:val="00EE34DF"/>
    <w:rsid w:val="00EE37AF"/>
    <w:rsid w:val="00EE3C06"/>
    <w:rsid w:val="00EE3C50"/>
    <w:rsid w:val="00EE424B"/>
    <w:rsid w:val="00EE453F"/>
    <w:rsid w:val="00EE4C83"/>
    <w:rsid w:val="00EE5EA8"/>
    <w:rsid w:val="00EE612E"/>
    <w:rsid w:val="00EE6650"/>
    <w:rsid w:val="00EE6884"/>
    <w:rsid w:val="00EE6DD7"/>
    <w:rsid w:val="00EE7C43"/>
    <w:rsid w:val="00EE7E8A"/>
    <w:rsid w:val="00EF075B"/>
    <w:rsid w:val="00EF0853"/>
    <w:rsid w:val="00EF09BC"/>
    <w:rsid w:val="00EF160F"/>
    <w:rsid w:val="00EF1760"/>
    <w:rsid w:val="00EF2369"/>
    <w:rsid w:val="00EF2F97"/>
    <w:rsid w:val="00EF30BE"/>
    <w:rsid w:val="00EF38DC"/>
    <w:rsid w:val="00EF5298"/>
    <w:rsid w:val="00EF5661"/>
    <w:rsid w:val="00EF5718"/>
    <w:rsid w:val="00EF5A8D"/>
    <w:rsid w:val="00EF6559"/>
    <w:rsid w:val="00EF71B1"/>
    <w:rsid w:val="00EF71ED"/>
    <w:rsid w:val="00EF7257"/>
    <w:rsid w:val="00EF7761"/>
    <w:rsid w:val="00F007DB"/>
    <w:rsid w:val="00F01258"/>
    <w:rsid w:val="00F01D28"/>
    <w:rsid w:val="00F0226B"/>
    <w:rsid w:val="00F02405"/>
    <w:rsid w:val="00F02EAA"/>
    <w:rsid w:val="00F034A5"/>
    <w:rsid w:val="00F03867"/>
    <w:rsid w:val="00F03D5F"/>
    <w:rsid w:val="00F04364"/>
    <w:rsid w:val="00F04D89"/>
    <w:rsid w:val="00F05546"/>
    <w:rsid w:val="00F05748"/>
    <w:rsid w:val="00F05D05"/>
    <w:rsid w:val="00F065CB"/>
    <w:rsid w:val="00F0666F"/>
    <w:rsid w:val="00F06945"/>
    <w:rsid w:val="00F069D7"/>
    <w:rsid w:val="00F07004"/>
    <w:rsid w:val="00F0703D"/>
    <w:rsid w:val="00F07B80"/>
    <w:rsid w:val="00F1015C"/>
    <w:rsid w:val="00F10879"/>
    <w:rsid w:val="00F10E20"/>
    <w:rsid w:val="00F11629"/>
    <w:rsid w:val="00F11D29"/>
    <w:rsid w:val="00F1202B"/>
    <w:rsid w:val="00F12285"/>
    <w:rsid w:val="00F12BB1"/>
    <w:rsid w:val="00F1328F"/>
    <w:rsid w:val="00F1358D"/>
    <w:rsid w:val="00F13BBB"/>
    <w:rsid w:val="00F13EDD"/>
    <w:rsid w:val="00F14E04"/>
    <w:rsid w:val="00F14F59"/>
    <w:rsid w:val="00F152EE"/>
    <w:rsid w:val="00F157F4"/>
    <w:rsid w:val="00F1584D"/>
    <w:rsid w:val="00F16F72"/>
    <w:rsid w:val="00F16FD4"/>
    <w:rsid w:val="00F170D4"/>
    <w:rsid w:val="00F175DC"/>
    <w:rsid w:val="00F179F0"/>
    <w:rsid w:val="00F20125"/>
    <w:rsid w:val="00F207C1"/>
    <w:rsid w:val="00F20D53"/>
    <w:rsid w:val="00F2251D"/>
    <w:rsid w:val="00F2252F"/>
    <w:rsid w:val="00F22628"/>
    <w:rsid w:val="00F22BFC"/>
    <w:rsid w:val="00F2361B"/>
    <w:rsid w:val="00F23709"/>
    <w:rsid w:val="00F237DD"/>
    <w:rsid w:val="00F23A09"/>
    <w:rsid w:val="00F23E72"/>
    <w:rsid w:val="00F25040"/>
    <w:rsid w:val="00F251C3"/>
    <w:rsid w:val="00F265A9"/>
    <w:rsid w:val="00F26986"/>
    <w:rsid w:val="00F26EF2"/>
    <w:rsid w:val="00F27859"/>
    <w:rsid w:val="00F27BBF"/>
    <w:rsid w:val="00F27BEC"/>
    <w:rsid w:val="00F30158"/>
    <w:rsid w:val="00F305A1"/>
    <w:rsid w:val="00F311A8"/>
    <w:rsid w:val="00F31DF3"/>
    <w:rsid w:val="00F323E0"/>
    <w:rsid w:val="00F32B02"/>
    <w:rsid w:val="00F32E9E"/>
    <w:rsid w:val="00F33763"/>
    <w:rsid w:val="00F3377C"/>
    <w:rsid w:val="00F3402D"/>
    <w:rsid w:val="00F340E4"/>
    <w:rsid w:val="00F34302"/>
    <w:rsid w:val="00F344E2"/>
    <w:rsid w:val="00F3519A"/>
    <w:rsid w:val="00F35BDB"/>
    <w:rsid w:val="00F36417"/>
    <w:rsid w:val="00F36528"/>
    <w:rsid w:val="00F36795"/>
    <w:rsid w:val="00F36C0D"/>
    <w:rsid w:val="00F371F0"/>
    <w:rsid w:val="00F37C9D"/>
    <w:rsid w:val="00F40388"/>
    <w:rsid w:val="00F40C58"/>
    <w:rsid w:val="00F417D9"/>
    <w:rsid w:val="00F4267E"/>
    <w:rsid w:val="00F4275A"/>
    <w:rsid w:val="00F42C9F"/>
    <w:rsid w:val="00F42FE2"/>
    <w:rsid w:val="00F433DC"/>
    <w:rsid w:val="00F45960"/>
    <w:rsid w:val="00F4651C"/>
    <w:rsid w:val="00F46962"/>
    <w:rsid w:val="00F46D0F"/>
    <w:rsid w:val="00F47104"/>
    <w:rsid w:val="00F47313"/>
    <w:rsid w:val="00F47317"/>
    <w:rsid w:val="00F47C4A"/>
    <w:rsid w:val="00F47EA7"/>
    <w:rsid w:val="00F50131"/>
    <w:rsid w:val="00F50C23"/>
    <w:rsid w:val="00F518B9"/>
    <w:rsid w:val="00F519BF"/>
    <w:rsid w:val="00F51B5C"/>
    <w:rsid w:val="00F51DC4"/>
    <w:rsid w:val="00F52128"/>
    <w:rsid w:val="00F53829"/>
    <w:rsid w:val="00F53941"/>
    <w:rsid w:val="00F53F62"/>
    <w:rsid w:val="00F54DA7"/>
    <w:rsid w:val="00F54E89"/>
    <w:rsid w:val="00F55406"/>
    <w:rsid w:val="00F55BAE"/>
    <w:rsid w:val="00F55DA1"/>
    <w:rsid w:val="00F55F32"/>
    <w:rsid w:val="00F5665B"/>
    <w:rsid w:val="00F567D7"/>
    <w:rsid w:val="00F56CAB"/>
    <w:rsid w:val="00F57006"/>
    <w:rsid w:val="00F578A5"/>
    <w:rsid w:val="00F57ED2"/>
    <w:rsid w:val="00F606A5"/>
    <w:rsid w:val="00F61CF3"/>
    <w:rsid w:val="00F61DBF"/>
    <w:rsid w:val="00F61EEC"/>
    <w:rsid w:val="00F61F93"/>
    <w:rsid w:val="00F626F8"/>
    <w:rsid w:val="00F62770"/>
    <w:rsid w:val="00F629EB"/>
    <w:rsid w:val="00F637BC"/>
    <w:rsid w:val="00F63CE5"/>
    <w:rsid w:val="00F63D16"/>
    <w:rsid w:val="00F640FF"/>
    <w:rsid w:val="00F64793"/>
    <w:rsid w:val="00F64B65"/>
    <w:rsid w:val="00F64C70"/>
    <w:rsid w:val="00F64E42"/>
    <w:rsid w:val="00F6586A"/>
    <w:rsid w:val="00F65C3C"/>
    <w:rsid w:val="00F65E3C"/>
    <w:rsid w:val="00F660BB"/>
    <w:rsid w:val="00F66526"/>
    <w:rsid w:val="00F66552"/>
    <w:rsid w:val="00F66965"/>
    <w:rsid w:val="00F66BC3"/>
    <w:rsid w:val="00F66D93"/>
    <w:rsid w:val="00F67238"/>
    <w:rsid w:val="00F677CE"/>
    <w:rsid w:val="00F7086D"/>
    <w:rsid w:val="00F715C5"/>
    <w:rsid w:val="00F71628"/>
    <w:rsid w:val="00F71F51"/>
    <w:rsid w:val="00F72896"/>
    <w:rsid w:val="00F72E86"/>
    <w:rsid w:val="00F73734"/>
    <w:rsid w:val="00F73C19"/>
    <w:rsid w:val="00F7485B"/>
    <w:rsid w:val="00F755A7"/>
    <w:rsid w:val="00F75605"/>
    <w:rsid w:val="00F75ACE"/>
    <w:rsid w:val="00F75BA0"/>
    <w:rsid w:val="00F75BE6"/>
    <w:rsid w:val="00F76213"/>
    <w:rsid w:val="00F767CE"/>
    <w:rsid w:val="00F76D8F"/>
    <w:rsid w:val="00F76DBF"/>
    <w:rsid w:val="00F773EF"/>
    <w:rsid w:val="00F80466"/>
    <w:rsid w:val="00F80FF8"/>
    <w:rsid w:val="00F8188A"/>
    <w:rsid w:val="00F81B5B"/>
    <w:rsid w:val="00F826D5"/>
    <w:rsid w:val="00F82841"/>
    <w:rsid w:val="00F828BD"/>
    <w:rsid w:val="00F832FF"/>
    <w:rsid w:val="00F8334C"/>
    <w:rsid w:val="00F83479"/>
    <w:rsid w:val="00F83546"/>
    <w:rsid w:val="00F83F9F"/>
    <w:rsid w:val="00F846FA"/>
    <w:rsid w:val="00F84922"/>
    <w:rsid w:val="00F850E2"/>
    <w:rsid w:val="00F8567E"/>
    <w:rsid w:val="00F858B6"/>
    <w:rsid w:val="00F85EB6"/>
    <w:rsid w:val="00F8656F"/>
    <w:rsid w:val="00F87E1F"/>
    <w:rsid w:val="00F903A4"/>
    <w:rsid w:val="00F90457"/>
    <w:rsid w:val="00F90617"/>
    <w:rsid w:val="00F906E8"/>
    <w:rsid w:val="00F90749"/>
    <w:rsid w:val="00F909EC"/>
    <w:rsid w:val="00F921F7"/>
    <w:rsid w:val="00F935FB"/>
    <w:rsid w:val="00F93AD0"/>
    <w:rsid w:val="00F93BBF"/>
    <w:rsid w:val="00F93D5B"/>
    <w:rsid w:val="00F94030"/>
    <w:rsid w:val="00F94648"/>
    <w:rsid w:val="00F94F64"/>
    <w:rsid w:val="00F95F66"/>
    <w:rsid w:val="00F96561"/>
    <w:rsid w:val="00F96CED"/>
    <w:rsid w:val="00F9706F"/>
    <w:rsid w:val="00F9763C"/>
    <w:rsid w:val="00F97B35"/>
    <w:rsid w:val="00FA02D3"/>
    <w:rsid w:val="00FA0CCC"/>
    <w:rsid w:val="00FA2030"/>
    <w:rsid w:val="00FA2436"/>
    <w:rsid w:val="00FA2900"/>
    <w:rsid w:val="00FA2A87"/>
    <w:rsid w:val="00FA3514"/>
    <w:rsid w:val="00FA3CD8"/>
    <w:rsid w:val="00FA3F0E"/>
    <w:rsid w:val="00FA3F89"/>
    <w:rsid w:val="00FA4DDE"/>
    <w:rsid w:val="00FA55E0"/>
    <w:rsid w:val="00FA5DAA"/>
    <w:rsid w:val="00FA62DF"/>
    <w:rsid w:val="00FA6982"/>
    <w:rsid w:val="00FA69B6"/>
    <w:rsid w:val="00FA6D8D"/>
    <w:rsid w:val="00FA7841"/>
    <w:rsid w:val="00FA7B7B"/>
    <w:rsid w:val="00FB0366"/>
    <w:rsid w:val="00FB0419"/>
    <w:rsid w:val="00FB0985"/>
    <w:rsid w:val="00FB0EB8"/>
    <w:rsid w:val="00FB0ED1"/>
    <w:rsid w:val="00FB1101"/>
    <w:rsid w:val="00FB1260"/>
    <w:rsid w:val="00FB187A"/>
    <w:rsid w:val="00FB18DC"/>
    <w:rsid w:val="00FB1D6A"/>
    <w:rsid w:val="00FB2545"/>
    <w:rsid w:val="00FB2570"/>
    <w:rsid w:val="00FB29E5"/>
    <w:rsid w:val="00FB2AD4"/>
    <w:rsid w:val="00FB3A4F"/>
    <w:rsid w:val="00FB47FB"/>
    <w:rsid w:val="00FB4D0A"/>
    <w:rsid w:val="00FB5307"/>
    <w:rsid w:val="00FB5785"/>
    <w:rsid w:val="00FB59B9"/>
    <w:rsid w:val="00FB5B08"/>
    <w:rsid w:val="00FB6199"/>
    <w:rsid w:val="00FB641A"/>
    <w:rsid w:val="00FB6561"/>
    <w:rsid w:val="00FB6624"/>
    <w:rsid w:val="00FB77AC"/>
    <w:rsid w:val="00FB7ABA"/>
    <w:rsid w:val="00FB7CB4"/>
    <w:rsid w:val="00FC008A"/>
    <w:rsid w:val="00FC063B"/>
    <w:rsid w:val="00FC1576"/>
    <w:rsid w:val="00FC2785"/>
    <w:rsid w:val="00FC3E9A"/>
    <w:rsid w:val="00FC4295"/>
    <w:rsid w:val="00FC4447"/>
    <w:rsid w:val="00FC4732"/>
    <w:rsid w:val="00FC4B49"/>
    <w:rsid w:val="00FC506E"/>
    <w:rsid w:val="00FC5070"/>
    <w:rsid w:val="00FC553E"/>
    <w:rsid w:val="00FC5865"/>
    <w:rsid w:val="00FC5F51"/>
    <w:rsid w:val="00FC6FCC"/>
    <w:rsid w:val="00FC7F08"/>
    <w:rsid w:val="00FD0282"/>
    <w:rsid w:val="00FD09F7"/>
    <w:rsid w:val="00FD0B1A"/>
    <w:rsid w:val="00FD130E"/>
    <w:rsid w:val="00FD1376"/>
    <w:rsid w:val="00FD1454"/>
    <w:rsid w:val="00FD17C5"/>
    <w:rsid w:val="00FD19C4"/>
    <w:rsid w:val="00FD1E00"/>
    <w:rsid w:val="00FD23D4"/>
    <w:rsid w:val="00FD2903"/>
    <w:rsid w:val="00FD29E7"/>
    <w:rsid w:val="00FD2A7D"/>
    <w:rsid w:val="00FD308E"/>
    <w:rsid w:val="00FD38EA"/>
    <w:rsid w:val="00FD3B3F"/>
    <w:rsid w:val="00FD480B"/>
    <w:rsid w:val="00FD4EAB"/>
    <w:rsid w:val="00FD5167"/>
    <w:rsid w:val="00FD57DD"/>
    <w:rsid w:val="00FD5801"/>
    <w:rsid w:val="00FD5ED0"/>
    <w:rsid w:val="00FD654F"/>
    <w:rsid w:val="00FD6E62"/>
    <w:rsid w:val="00FD6FD7"/>
    <w:rsid w:val="00FD7531"/>
    <w:rsid w:val="00FD7565"/>
    <w:rsid w:val="00FE0C5D"/>
    <w:rsid w:val="00FE18D7"/>
    <w:rsid w:val="00FE19A6"/>
    <w:rsid w:val="00FE1E55"/>
    <w:rsid w:val="00FE208F"/>
    <w:rsid w:val="00FE26F6"/>
    <w:rsid w:val="00FE2991"/>
    <w:rsid w:val="00FE34E6"/>
    <w:rsid w:val="00FE3B11"/>
    <w:rsid w:val="00FE3DC7"/>
    <w:rsid w:val="00FE3F72"/>
    <w:rsid w:val="00FE4759"/>
    <w:rsid w:val="00FE5245"/>
    <w:rsid w:val="00FE53B6"/>
    <w:rsid w:val="00FE5C46"/>
    <w:rsid w:val="00FE6106"/>
    <w:rsid w:val="00FE628B"/>
    <w:rsid w:val="00FE660C"/>
    <w:rsid w:val="00FE6984"/>
    <w:rsid w:val="00FE759F"/>
    <w:rsid w:val="00FF042E"/>
    <w:rsid w:val="00FF05F9"/>
    <w:rsid w:val="00FF06CA"/>
    <w:rsid w:val="00FF0EB7"/>
    <w:rsid w:val="00FF1631"/>
    <w:rsid w:val="00FF1763"/>
    <w:rsid w:val="00FF21BD"/>
    <w:rsid w:val="00FF3175"/>
    <w:rsid w:val="00FF3CEB"/>
    <w:rsid w:val="00FF4CDC"/>
    <w:rsid w:val="00FF5195"/>
    <w:rsid w:val="00FF58FD"/>
    <w:rsid w:val="00FF5A41"/>
    <w:rsid w:val="00FF5A8E"/>
    <w:rsid w:val="00FF5B21"/>
    <w:rsid w:val="00FF624F"/>
    <w:rsid w:val="00FF6B48"/>
    <w:rsid w:val="00FF6B7D"/>
    <w:rsid w:val="00FF7061"/>
    <w:rsid w:val="00FF72C2"/>
    <w:rsid w:val="00FF7871"/>
    <w:rsid w:val="0117A718"/>
    <w:rsid w:val="0162B998"/>
    <w:rsid w:val="025D7443"/>
    <w:rsid w:val="0489BE56"/>
    <w:rsid w:val="04D3E278"/>
    <w:rsid w:val="05D93143"/>
    <w:rsid w:val="05F48FC4"/>
    <w:rsid w:val="062E9C25"/>
    <w:rsid w:val="06DD7D15"/>
    <w:rsid w:val="0759FBF8"/>
    <w:rsid w:val="0A9CFD21"/>
    <w:rsid w:val="0AB91474"/>
    <w:rsid w:val="0AD2A727"/>
    <w:rsid w:val="0AF92D95"/>
    <w:rsid w:val="0CD1070C"/>
    <w:rsid w:val="0DC0B122"/>
    <w:rsid w:val="0E2C394C"/>
    <w:rsid w:val="111EEE21"/>
    <w:rsid w:val="12FEEADD"/>
    <w:rsid w:val="1394F72E"/>
    <w:rsid w:val="13F30187"/>
    <w:rsid w:val="14A6A3EE"/>
    <w:rsid w:val="1650B1A6"/>
    <w:rsid w:val="185382C7"/>
    <w:rsid w:val="1984555C"/>
    <w:rsid w:val="1B8498C7"/>
    <w:rsid w:val="1D47410E"/>
    <w:rsid w:val="1D721FCE"/>
    <w:rsid w:val="1EB45C88"/>
    <w:rsid w:val="1F0E38D6"/>
    <w:rsid w:val="1F744493"/>
    <w:rsid w:val="20C9E2FD"/>
    <w:rsid w:val="20D88404"/>
    <w:rsid w:val="2115752B"/>
    <w:rsid w:val="2129D496"/>
    <w:rsid w:val="2145F541"/>
    <w:rsid w:val="2270FB3A"/>
    <w:rsid w:val="2353B797"/>
    <w:rsid w:val="244243A4"/>
    <w:rsid w:val="24AC252F"/>
    <w:rsid w:val="24EBF3E7"/>
    <w:rsid w:val="25CCF6F3"/>
    <w:rsid w:val="282905B2"/>
    <w:rsid w:val="28FCF349"/>
    <w:rsid w:val="2991E767"/>
    <w:rsid w:val="29BD989A"/>
    <w:rsid w:val="2C20CDF5"/>
    <w:rsid w:val="2D8D2A36"/>
    <w:rsid w:val="2E07A4B2"/>
    <w:rsid w:val="2E3F3976"/>
    <w:rsid w:val="2E5F6DDC"/>
    <w:rsid w:val="2EF333E7"/>
    <w:rsid w:val="30B27A65"/>
    <w:rsid w:val="30E4E515"/>
    <w:rsid w:val="32F81F35"/>
    <w:rsid w:val="335DE9FD"/>
    <w:rsid w:val="347D9589"/>
    <w:rsid w:val="34949818"/>
    <w:rsid w:val="36AA681E"/>
    <w:rsid w:val="39AEF402"/>
    <w:rsid w:val="3AC70DEC"/>
    <w:rsid w:val="3B2D4CCF"/>
    <w:rsid w:val="3BBC5D52"/>
    <w:rsid w:val="3BFAD60E"/>
    <w:rsid w:val="3C5F5E48"/>
    <w:rsid w:val="3E0BB7F3"/>
    <w:rsid w:val="3F37A86E"/>
    <w:rsid w:val="3FC5B8C1"/>
    <w:rsid w:val="41046128"/>
    <w:rsid w:val="4122B54D"/>
    <w:rsid w:val="412994AD"/>
    <w:rsid w:val="43785EFF"/>
    <w:rsid w:val="43950616"/>
    <w:rsid w:val="44771BC9"/>
    <w:rsid w:val="47463917"/>
    <w:rsid w:val="47EB9295"/>
    <w:rsid w:val="486F4D5D"/>
    <w:rsid w:val="496DEC3C"/>
    <w:rsid w:val="4AFDEFB1"/>
    <w:rsid w:val="4B0BF422"/>
    <w:rsid w:val="4ED67BF8"/>
    <w:rsid w:val="4F0F0020"/>
    <w:rsid w:val="50FC4873"/>
    <w:rsid w:val="51803ADC"/>
    <w:rsid w:val="5276036D"/>
    <w:rsid w:val="52AFB574"/>
    <w:rsid w:val="5300249E"/>
    <w:rsid w:val="5662AE6E"/>
    <w:rsid w:val="56EF1829"/>
    <w:rsid w:val="5738902B"/>
    <w:rsid w:val="5743DE44"/>
    <w:rsid w:val="587FF310"/>
    <w:rsid w:val="593C85DA"/>
    <w:rsid w:val="59615F56"/>
    <w:rsid w:val="5A84B633"/>
    <w:rsid w:val="5CA86389"/>
    <w:rsid w:val="5CDA9D2D"/>
    <w:rsid w:val="5E0B2010"/>
    <w:rsid w:val="5E1C1B5D"/>
    <w:rsid w:val="5E246C39"/>
    <w:rsid w:val="5E3652FE"/>
    <w:rsid w:val="5E5FE062"/>
    <w:rsid w:val="5E9DAA6A"/>
    <w:rsid w:val="5FF15C4F"/>
    <w:rsid w:val="60287A83"/>
    <w:rsid w:val="60A58AD1"/>
    <w:rsid w:val="61BFCFA1"/>
    <w:rsid w:val="62A29ACF"/>
    <w:rsid w:val="6302C5FE"/>
    <w:rsid w:val="63D6C1F2"/>
    <w:rsid w:val="63ECD6DA"/>
    <w:rsid w:val="65D514D3"/>
    <w:rsid w:val="665617B5"/>
    <w:rsid w:val="669F05F0"/>
    <w:rsid w:val="66A9D00D"/>
    <w:rsid w:val="678194DC"/>
    <w:rsid w:val="68A6EDA5"/>
    <w:rsid w:val="68FA7948"/>
    <w:rsid w:val="6A49B6E7"/>
    <w:rsid w:val="6A871535"/>
    <w:rsid w:val="6B0C07DA"/>
    <w:rsid w:val="6BAB3763"/>
    <w:rsid w:val="6CC2CD32"/>
    <w:rsid w:val="6D2AC547"/>
    <w:rsid w:val="6DB7A35E"/>
    <w:rsid w:val="6F5907BA"/>
    <w:rsid w:val="70CC5DD9"/>
    <w:rsid w:val="70DB7A4E"/>
    <w:rsid w:val="71281024"/>
    <w:rsid w:val="71377842"/>
    <w:rsid w:val="7259D3C9"/>
    <w:rsid w:val="726A045C"/>
    <w:rsid w:val="7291EB0F"/>
    <w:rsid w:val="73FD0D0D"/>
    <w:rsid w:val="7502994B"/>
    <w:rsid w:val="75C8CABB"/>
    <w:rsid w:val="792FEE41"/>
    <w:rsid w:val="7B9D8103"/>
    <w:rsid w:val="7CDDEA1B"/>
    <w:rsid w:val="7DF364D0"/>
    <w:rsid w:val="7EFED0C0"/>
    <w:rsid w:val="7FB84E8C"/>
    <w:rsid w:val="7FC1D51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634840"/>
  <w15:chartTrackingRefBased/>
  <w15:docId w15:val="{ACF9A0F7-12E0-4223-AD5F-35F07F239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iPriority="0" w:unhideWhenUsed="1"/>
    <w:lsdException w:name="header" w:locked="0" w:semiHidden="1" w:unhideWhenUsed="1"/>
    <w:lsdException w:name="footer" w:locked="0" w:semiHidden="1" w:unhideWhenUsed="1"/>
    <w:lsdException w:name="index heading" w:semiHidden="1" w:unhideWhenUsed="1"/>
    <w:lsdException w:name="caption" w:locked="0" w:semiHidden="1" w:uiPriority="35" w:unhideWhenUsed="1" w:qFormat="1"/>
    <w:lsdException w:name="table of figures" w:locked="0" w:semiHidden="1" w:unhideWhenUsed="1"/>
    <w:lsdException w:name="envelope address" w:semiHidden="1" w:unhideWhenUsed="1"/>
    <w:lsdException w:name="envelope return" w:semiHidden="1" w:unhideWhenUsed="1"/>
    <w:lsdException w:name="footnote reference" w:semiHidden="1" w:unhideWhenUsed="1"/>
    <w:lsdException w:name="annotation reference" w:locked="0"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locked="0"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0" w:uiPriority="3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uiPriority="34" w:qFormat="1"/>
    <w:lsdException w:name="Quote" w:locked="0" w:uiPriority="29" w:qFormat="1"/>
    <w:lsdException w:name="Intense Quote" w:locked="0"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locked="0" w:uiPriority="21" w:qFormat="1"/>
    <w:lsdException w:name="Subtle Reference" w:uiPriority="31" w:qFormat="1"/>
    <w:lsdException w:name="Intense Reference" w:locked="0" w:uiPriority="32" w:qFormat="1"/>
    <w:lsdException w:name="Book Title" w:uiPriority="33" w:qFormat="1"/>
    <w:lsdException w:name="Bibliography" w:semiHidden="1" w:uiPriority="37" w:unhideWhenUsed="1"/>
    <w:lsdException w:name="TOC Heading" w:locked="0"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0" w:semiHidden="1" w:unhideWhenUsed="1"/>
    <w:lsdException w:name="Smart Hyperlink" w:semiHidden="1" w:unhideWhenUsed="1"/>
    <w:lsdException w:name="Hashtag" w:semiHidden="1" w:unhideWhenUsed="1"/>
    <w:lsdException w:name="Unresolved Mention" w:locked="0" w:semiHidden="1" w:unhideWhenUsed="1"/>
    <w:lsdException w:name="Smart Link" w:semiHidden="1" w:unhideWhenUsed="1"/>
  </w:latentStyles>
  <w:style w:type="paragraph" w:default="1" w:styleId="Normal">
    <w:name w:val="Normal"/>
    <w:qFormat/>
    <w:rsid w:val="00B63C4A"/>
    <w:pPr>
      <w:spacing w:before="240" w:after="0" w:line="240" w:lineRule="auto"/>
    </w:pPr>
    <w:rPr>
      <w:rFonts w:ascii="Segoe Sans Text" w:hAnsi="Segoe Sans Text"/>
    </w:rPr>
  </w:style>
  <w:style w:type="paragraph" w:styleId="Heading1">
    <w:name w:val="heading 1"/>
    <w:basedOn w:val="Normal"/>
    <w:next w:val="Normal"/>
    <w:link w:val="Heading1Char"/>
    <w:uiPriority w:val="9"/>
    <w:qFormat/>
    <w:rsid w:val="009C42E0"/>
    <w:pPr>
      <w:keepNext/>
      <w:keepLines/>
      <w:spacing w:before="360" w:after="80"/>
      <w:outlineLvl w:val="0"/>
    </w:pPr>
    <w:rPr>
      <w:rFonts w:ascii="Segoe Sans Text Semibold" w:eastAsiaTheme="majorEastAsia" w:hAnsi="Segoe Sans Text Semibold" w:cstheme="majorBidi"/>
      <w:color w:val="0070C0"/>
      <w:sz w:val="44"/>
      <w:szCs w:val="32"/>
    </w:rPr>
  </w:style>
  <w:style w:type="paragraph" w:styleId="Heading2">
    <w:name w:val="heading 2"/>
    <w:basedOn w:val="Normal"/>
    <w:next w:val="Normal"/>
    <w:link w:val="Heading2Char"/>
    <w:uiPriority w:val="9"/>
    <w:unhideWhenUsed/>
    <w:qFormat/>
    <w:rsid w:val="009C42E0"/>
    <w:pPr>
      <w:keepNext/>
      <w:keepLines/>
      <w:spacing w:before="360" w:after="80"/>
      <w:outlineLvl w:val="1"/>
    </w:pPr>
    <w:rPr>
      <w:rFonts w:ascii="Segoe UI Semibold" w:eastAsiaTheme="majorEastAsia" w:hAnsi="Segoe UI Semibold" w:cstheme="majorBidi"/>
      <w:color w:val="0070C0"/>
      <w:sz w:val="36"/>
      <w:szCs w:val="28"/>
    </w:rPr>
  </w:style>
  <w:style w:type="paragraph" w:styleId="Heading3">
    <w:name w:val="heading 3"/>
    <w:basedOn w:val="Normal"/>
    <w:next w:val="Normal"/>
    <w:link w:val="Heading3Char"/>
    <w:uiPriority w:val="9"/>
    <w:unhideWhenUsed/>
    <w:qFormat/>
    <w:rsid w:val="009C42E0"/>
    <w:pPr>
      <w:keepNext/>
      <w:keepLines/>
      <w:spacing w:before="360" w:after="80"/>
      <w:outlineLvl w:val="2"/>
    </w:pPr>
    <w:rPr>
      <w:rFonts w:ascii="Segoe Sans Text Semibold" w:eastAsiaTheme="majorEastAsia" w:hAnsi="Segoe Sans Text Semibold" w:cstheme="majorBidi"/>
      <w:color w:val="0070C0"/>
      <w:sz w:val="28"/>
      <w:szCs w:val="24"/>
    </w:rPr>
  </w:style>
  <w:style w:type="paragraph" w:styleId="Heading4">
    <w:name w:val="heading 4"/>
    <w:basedOn w:val="Normal"/>
    <w:next w:val="Normal"/>
    <w:link w:val="Heading4Char"/>
    <w:uiPriority w:val="9"/>
    <w:unhideWhenUsed/>
    <w:qFormat/>
    <w:rsid w:val="009C42E0"/>
    <w:pPr>
      <w:keepNext/>
      <w:keepLines/>
      <w:spacing w:before="360" w:after="80"/>
      <w:outlineLvl w:val="3"/>
    </w:pPr>
    <w:rPr>
      <w:rFonts w:ascii="Segoe Sans Text Semibold" w:eastAsiaTheme="majorEastAsia" w:hAnsi="Segoe Sans Text Semibold" w:cstheme="majorBidi"/>
      <w:color w:val="0070C0"/>
      <w:sz w:val="24"/>
      <w:szCs w:val="22"/>
    </w:rPr>
  </w:style>
  <w:style w:type="paragraph" w:styleId="Heading5">
    <w:name w:val="heading 5"/>
    <w:basedOn w:val="Normal"/>
    <w:next w:val="Normal"/>
    <w:link w:val="Heading5Char"/>
    <w:uiPriority w:val="9"/>
    <w:semiHidden/>
    <w:unhideWhenUsed/>
    <w:qFormat/>
    <w:rsid w:val="00502BF8"/>
    <w:pPr>
      <w:keepNext/>
      <w:keepLines/>
      <w:spacing w:before="40"/>
      <w:outlineLvl w:val="4"/>
    </w:pPr>
    <w:rPr>
      <w:rFonts w:asciiTheme="majorHAnsi" w:eastAsiaTheme="majorEastAsia" w:hAnsiTheme="majorHAnsi" w:cstheme="majorBidi"/>
      <w:color w:val="0E2841" w:themeColor="text2"/>
      <w:sz w:val="22"/>
      <w:szCs w:val="22"/>
    </w:rPr>
  </w:style>
  <w:style w:type="paragraph" w:styleId="Heading6">
    <w:name w:val="heading 6"/>
    <w:basedOn w:val="Normal"/>
    <w:next w:val="Normal"/>
    <w:link w:val="Heading6Char"/>
    <w:uiPriority w:val="9"/>
    <w:semiHidden/>
    <w:unhideWhenUsed/>
    <w:qFormat/>
    <w:rsid w:val="00502BF8"/>
    <w:pPr>
      <w:keepNext/>
      <w:keepLines/>
      <w:spacing w:before="40"/>
      <w:outlineLvl w:val="5"/>
    </w:pPr>
    <w:rPr>
      <w:rFonts w:asciiTheme="majorHAnsi" w:eastAsiaTheme="majorEastAsia" w:hAnsiTheme="majorHAnsi" w:cstheme="majorBidi"/>
      <w:i/>
      <w:iCs/>
      <w:color w:val="0E2841" w:themeColor="text2"/>
      <w:sz w:val="21"/>
      <w:szCs w:val="21"/>
    </w:rPr>
  </w:style>
  <w:style w:type="paragraph" w:styleId="Heading7">
    <w:name w:val="heading 7"/>
    <w:basedOn w:val="Normal"/>
    <w:next w:val="Normal"/>
    <w:link w:val="Heading7Char"/>
    <w:uiPriority w:val="9"/>
    <w:semiHidden/>
    <w:unhideWhenUsed/>
    <w:qFormat/>
    <w:rsid w:val="00502BF8"/>
    <w:pPr>
      <w:keepNext/>
      <w:keepLines/>
      <w:spacing w:before="40"/>
      <w:outlineLvl w:val="6"/>
    </w:pPr>
    <w:rPr>
      <w:rFonts w:asciiTheme="majorHAnsi" w:eastAsiaTheme="majorEastAsia" w:hAnsiTheme="majorHAnsi" w:cstheme="majorBidi"/>
      <w:i/>
      <w:iCs/>
      <w:color w:val="0A2F41" w:themeColor="accent1" w:themeShade="80"/>
      <w:sz w:val="21"/>
      <w:szCs w:val="21"/>
    </w:rPr>
  </w:style>
  <w:style w:type="paragraph" w:styleId="Heading8">
    <w:name w:val="heading 8"/>
    <w:basedOn w:val="Normal"/>
    <w:next w:val="Normal"/>
    <w:link w:val="Heading8Char"/>
    <w:uiPriority w:val="9"/>
    <w:semiHidden/>
    <w:unhideWhenUsed/>
    <w:qFormat/>
    <w:rsid w:val="00502BF8"/>
    <w:pPr>
      <w:keepNext/>
      <w:keepLines/>
      <w:spacing w:before="40"/>
      <w:outlineLvl w:val="7"/>
    </w:pPr>
    <w:rPr>
      <w:rFonts w:asciiTheme="majorHAnsi" w:eastAsiaTheme="majorEastAsia" w:hAnsiTheme="majorHAnsi" w:cstheme="majorBidi"/>
      <w:b/>
      <w:bCs/>
      <w:color w:val="0E2841" w:themeColor="text2"/>
    </w:rPr>
  </w:style>
  <w:style w:type="paragraph" w:styleId="Heading9">
    <w:name w:val="heading 9"/>
    <w:basedOn w:val="Normal"/>
    <w:next w:val="Normal"/>
    <w:link w:val="Heading9Char"/>
    <w:uiPriority w:val="9"/>
    <w:semiHidden/>
    <w:unhideWhenUsed/>
    <w:qFormat/>
    <w:rsid w:val="00502BF8"/>
    <w:pPr>
      <w:keepNext/>
      <w:keepLines/>
      <w:spacing w:before="40"/>
      <w:outlineLvl w:val="8"/>
    </w:pPr>
    <w:rPr>
      <w:rFonts w:asciiTheme="majorHAnsi" w:eastAsiaTheme="majorEastAsia" w:hAnsiTheme="majorHAnsi" w:cstheme="majorBidi"/>
      <w:b/>
      <w:bCs/>
      <w:i/>
      <w:iCs/>
      <w:color w:val="0E2841"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2BF8"/>
    <w:rPr>
      <w:rFonts w:ascii="Segoe Sans Text Semibold" w:eastAsiaTheme="majorEastAsia" w:hAnsi="Segoe Sans Text Semibold" w:cstheme="majorBidi"/>
      <w:color w:val="0070C0"/>
      <w:sz w:val="44"/>
      <w:szCs w:val="32"/>
    </w:rPr>
  </w:style>
  <w:style w:type="character" w:customStyle="1" w:styleId="Heading2Char">
    <w:name w:val="Heading 2 Char"/>
    <w:basedOn w:val="DefaultParagraphFont"/>
    <w:link w:val="Heading2"/>
    <w:uiPriority w:val="9"/>
    <w:rsid w:val="00502BF8"/>
    <w:rPr>
      <w:rFonts w:ascii="Segoe UI Semibold" w:eastAsiaTheme="majorEastAsia" w:hAnsi="Segoe UI Semibold" w:cstheme="majorBidi"/>
      <w:color w:val="0070C0"/>
      <w:sz w:val="36"/>
      <w:szCs w:val="28"/>
    </w:rPr>
  </w:style>
  <w:style w:type="character" w:customStyle="1" w:styleId="Heading3Char">
    <w:name w:val="Heading 3 Char"/>
    <w:basedOn w:val="DefaultParagraphFont"/>
    <w:link w:val="Heading3"/>
    <w:uiPriority w:val="9"/>
    <w:rsid w:val="00502BF8"/>
    <w:rPr>
      <w:rFonts w:ascii="Segoe Sans Text Semibold" w:eastAsiaTheme="majorEastAsia" w:hAnsi="Segoe Sans Text Semibold" w:cstheme="majorBidi"/>
      <w:color w:val="0070C0"/>
      <w:sz w:val="28"/>
      <w:szCs w:val="24"/>
    </w:rPr>
  </w:style>
  <w:style w:type="character" w:customStyle="1" w:styleId="Heading4Char">
    <w:name w:val="Heading 4 Char"/>
    <w:basedOn w:val="DefaultParagraphFont"/>
    <w:link w:val="Heading4"/>
    <w:uiPriority w:val="9"/>
    <w:rsid w:val="00502BF8"/>
    <w:rPr>
      <w:rFonts w:ascii="Segoe Sans Text Semibold" w:eastAsiaTheme="majorEastAsia" w:hAnsi="Segoe Sans Text Semibold" w:cstheme="majorBidi"/>
      <w:color w:val="0070C0"/>
      <w:sz w:val="24"/>
      <w:szCs w:val="22"/>
    </w:rPr>
  </w:style>
  <w:style w:type="character" w:customStyle="1" w:styleId="Heading5Char">
    <w:name w:val="Heading 5 Char"/>
    <w:basedOn w:val="DefaultParagraphFont"/>
    <w:link w:val="Heading5"/>
    <w:uiPriority w:val="9"/>
    <w:semiHidden/>
    <w:rsid w:val="00502BF8"/>
    <w:rPr>
      <w:rFonts w:asciiTheme="majorHAnsi" w:eastAsiaTheme="majorEastAsia" w:hAnsiTheme="majorHAnsi" w:cstheme="majorBidi"/>
      <w:color w:val="0E2841" w:themeColor="text2"/>
      <w:sz w:val="22"/>
      <w:szCs w:val="22"/>
    </w:rPr>
  </w:style>
  <w:style w:type="character" w:customStyle="1" w:styleId="Heading6Char">
    <w:name w:val="Heading 6 Char"/>
    <w:basedOn w:val="DefaultParagraphFont"/>
    <w:link w:val="Heading6"/>
    <w:uiPriority w:val="9"/>
    <w:semiHidden/>
    <w:rsid w:val="00502BF8"/>
    <w:rPr>
      <w:rFonts w:asciiTheme="majorHAnsi" w:eastAsiaTheme="majorEastAsia" w:hAnsiTheme="majorHAnsi" w:cstheme="majorBidi"/>
      <w:i/>
      <w:iCs/>
      <w:color w:val="0E2841" w:themeColor="text2"/>
      <w:sz w:val="21"/>
      <w:szCs w:val="21"/>
    </w:rPr>
  </w:style>
  <w:style w:type="character" w:customStyle="1" w:styleId="Heading7Char">
    <w:name w:val="Heading 7 Char"/>
    <w:basedOn w:val="DefaultParagraphFont"/>
    <w:link w:val="Heading7"/>
    <w:uiPriority w:val="9"/>
    <w:semiHidden/>
    <w:rsid w:val="00502BF8"/>
    <w:rPr>
      <w:rFonts w:asciiTheme="majorHAnsi" w:eastAsiaTheme="majorEastAsia" w:hAnsiTheme="majorHAnsi" w:cstheme="majorBidi"/>
      <w:i/>
      <w:iCs/>
      <w:color w:val="0A2F41" w:themeColor="accent1" w:themeShade="80"/>
      <w:sz w:val="21"/>
      <w:szCs w:val="21"/>
    </w:rPr>
  </w:style>
  <w:style w:type="character" w:customStyle="1" w:styleId="Heading8Char">
    <w:name w:val="Heading 8 Char"/>
    <w:basedOn w:val="DefaultParagraphFont"/>
    <w:link w:val="Heading8"/>
    <w:uiPriority w:val="9"/>
    <w:semiHidden/>
    <w:rsid w:val="00502BF8"/>
    <w:rPr>
      <w:rFonts w:asciiTheme="majorHAnsi" w:eastAsiaTheme="majorEastAsia" w:hAnsiTheme="majorHAnsi" w:cstheme="majorBidi"/>
      <w:b/>
      <w:bCs/>
      <w:color w:val="0E2841" w:themeColor="text2"/>
    </w:rPr>
  </w:style>
  <w:style w:type="character" w:customStyle="1" w:styleId="Heading9Char">
    <w:name w:val="Heading 9 Char"/>
    <w:basedOn w:val="DefaultParagraphFont"/>
    <w:link w:val="Heading9"/>
    <w:uiPriority w:val="9"/>
    <w:semiHidden/>
    <w:rsid w:val="00502BF8"/>
    <w:rPr>
      <w:rFonts w:asciiTheme="majorHAnsi" w:eastAsiaTheme="majorEastAsia" w:hAnsiTheme="majorHAnsi" w:cstheme="majorBidi"/>
      <w:b/>
      <w:bCs/>
      <w:i/>
      <w:iCs/>
      <w:color w:val="0E2841" w:themeColor="text2"/>
    </w:rPr>
  </w:style>
  <w:style w:type="paragraph" w:styleId="Title">
    <w:name w:val="Title"/>
    <w:basedOn w:val="Normal"/>
    <w:next w:val="Normal"/>
    <w:link w:val="TitleChar"/>
    <w:uiPriority w:val="10"/>
    <w:qFormat/>
    <w:locked/>
    <w:rsid w:val="00502BF8"/>
    <w:pPr>
      <w:contextualSpacing/>
    </w:pPr>
    <w:rPr>
      <w:rFonts w:asciiTheme="majorHAnsi" w:eastAsiaTheme="majorEastAsia" w:hAnsiTheme="majorHAnsi" w:cstheme="majorBidi"/>
      <w:color w:val="156082" w:themeColor="accent1"/>
      <w:spacing w:val="-10"/>
      <w:sz w:val="56"/>
      <w:szCs w:val="56"/>
    </w:rPr>
  </w:style>
  <w:style w:type="character" w:customStyle="1" w:styleId="TitleChar">
    <w:name w:val="Title Char"/>
    <w:basedOn w:val="DefaultParagraphFont"/>
    <w:link w:val="Title"/>
    <w:uiPriority w:val="10"/>
    <w:rsid w:val="00502BF8"/>
    <w:rPr>
      <w:rFonts w:asciiTheme="majorHAnsi" w:eastAsiaTheme="majorEastAsia" w:hAnsiTheme="majorHAnsi" w:cstheme="majorBidi"/>
      <w:color w:val="156082" w:themeColor="accent1"/>
      <w:spacing w:val="-10"/>
      <w:sz w:val="56"/>
      <w:szCs w:val="56"/>
    </w:rPr>
  </w:style>
  <w:style w:type="paragraph" w:styleId="Subtitle">
    <w:name w:val="Subtitle"/>
    <w:basedOn w:val="Normal"/>
    <w:next w:val="Normal"/>
    <w:link w:val="SubtitleChar"/>
    <w:uiPriority w:val="11"/>
    <w:qFormat/>
    <w:locked/>
    <w:rsid w:val="00502BF8"/>
    <w:pPr>
      <w:numPr>
        <w:ilvl w:val="1"/>
      </w:numP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502BF8"/>
    <w:rPr>
      <w:rFonts w:asciiTheme="majorHAnsi" w:eastAsiaTheme="majorEastAsia" w:hAnsiTheme="majorHAnsi" w:cstheme="majorBidi"/>
      <w:sz w:val="24"/>
      <w:szCs w:val="24"/>
    </w:rPr>
  </w:style>
  <w:style w:type="paragraph" w:styleId="Quote">
    <w:name w:val="Quote"/>
    <w:basedOn w:val="Normal"/>
    <w:next w:val="Normal"/>
    <w:link w:val="QuoteChar"/>
    <w:uiPriority w:val="29"/>
    <w:qFormat/>
    <w:locked/>
    <w:rsid w:val="00502BF8"/>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502BF8"/>
    <w:rPr>
      <w:i/>
      <w:iCs/>
      <w:color w:val="404040" w:themeColor="text1" w:themeTint="BF"/>
    </w:rPr>
  </w:style>
  <w:style w:type="paragraph" w:styleId="ListParagraph">
    <w:name w:val="List Paragraph"/>
    <w:aliases w:val="Num Bullet 1,lp1,Bullet Number,List Paragraph1,lp11,List Paragraph11,Use Case List Paragraph,Bullet List,FooterText,numbered,Paragraphe de liste1,Bulletr List Paragraph,列出段落,列出段落1,List Paragraph2,List Paragraph21,Listeafsnit1,リスト段落1,Steps"/>
    <w:basedOn w:val="Normal"/>
    <w:link w:val="ListParagraphChar"/>
    <w:uiPriority w:val="34"/>
    <w:qFormat/>
    <w:rsid w:val="00AA7AA4"/>
    <w:pPr>
      <w:ind w:left="720"/>
      <w:contextualSpacing/>
    </w:pPr>
  </w:style>
  <w:style w:type="character" w:styleId="IntenseEmphasis">
    <w:name w:val="Intense Emphasis"/>
    <w:basedOn w:val="DefaultParagraphFont"/>
    <w:uiPriority w:val="21"/>
    <w:qFormat/>
    <w:locked/>
    <w:rsid w:val="00502BF8"/>
    <w:rPr>
      <w:b/>
      <w:bCs/>
      <w:i/>
      <w:iCs/>
    </w:rPr>
  </w:style>
  <w:style w:type="paragraph" w:styleId="IntenseQuote">
    <w:name w:val="Intense Quote"/>
    <w:basedOn w:val="Normal"/>
    <w:next w:val="Normal"/>
    <w:link w:val="IntenseQuoteChar"/>
    <w:uiPriority w:val="30"/>
    <w:qFormat/>
    <w:locked/>
    <w:rsid w:val="00502BF8"/>
    <w:pPr>
      <w:pBdr>
        <w:left w:val="single" w:sz="18" w:space="12" w:color="156082" w:themeColor="accent1"/>
      </w:pBdr>
      <w:spacing w:before="100" w:beforeAutospacing="1" w:line="300" w:lineRule="auto"/>
      <w:ind w:left="1224" w:right="1224"/>
    </w:pPr>
    <w:rPr>
      <w:rFonts w:asciiTheme="majorHAnsi" w:eastAsiaTheme="majorEastAsia" w:hAnsiTheme="majorHAnsi" w:cstheme="majorBidi"/>
      <w:color w:val="156082" w:themeColor="accent1"/>
      <w:sz w:val="28"/>
      <w:szCs w:val="28"/>
    </w:rPr>
  </w:style>
  <w:style w:type="character" w:customStyle="1" w:styleId="IntenseQuoteChar">
    <w:name w:val="Intense Quote Char"/>
    <w:basedOn w:val="DefaultParagraphFont"/>
    <w:link w:val="IntenseQuote"/>
    <w:uiPriority w:val="30"/>
    <w:rsid w:val="00502BF8"/>
    <w:rPr>
      <w:rFonts w:asciiTheme="majorHAnsi" w:eastAsiaTheme="majorEastAsia" w:hAnsiTheme="majorHAnsi" w:cstheme="majorBidi"/>
      <w:color w:val="156082" w:themeColor="accent1"/>
      <w:sz w:val="28"/>
      <w:szCs w:val="28"/>
    </w:rPr>
  </w:style>
  <w:style w:type="character" w:styleId="IntenseReference">
    <w:name w:val="Intense Reference"/>
    <w:basedOn w:val="DefaultParagraphFont"/>
    <w:uiPriority w:val="32"/>
    <w:qFormat/>
    <w:locked/>
    <w:rsid w:val="00502BF8"/>
    <w:rPr>
      <w:b/>
      <w:bCs/>
      <w:smallCaps/>
      <w:spacing w:val="5"/>
      <w:u w:val="single"/>
    </w:rPr>
  </w:style>
  <w:style w:type="table" w:styleId="TableGrid">
    <w:name w:val="Table Grid"/>
    <w:basedOn w:val="TableNormal"/>
    <w:uiPriority w:val="39"/>
    <w:rsid w:val="003C01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aliases w:val="PMO Hyperlink"/>
    <w:basedOn w:val="DefaultParagraphFont"/>
    <w:uiPriority w:val="99"/>
    <w:unhideWhenUsed/>
    <w:rsid w:val="00F03867"/>
    <w:rPr>
      <w:color w:val="467886" w:themeColor="hyperlink"/>
      <w:u w:val="single"/>
    </w:rPr>
  </w:style>
  <w:style w:type="character" w:styleId="UnresolvedMention">
    <w:name w:val="Unresolved Mention"/>
    <w:basedOn w:val="DefaultParagraphFont"/>
    <w:uiPriority w:val="99"/>
    <w:semiHidden/>
    <w:unhideWhenUsed/>
    <w:locked/>
    <w:rsid w:val="00F03867"/>
    <w:rPr>
      <w:color w:val="605E5C"/>
      <w:shd w:val="clear" w:color="auto" w:fill="E1DFDD"/>
    </w:rPr>
  </w:style>
  <w:style w:type="paragraph" w:customStyle="1" w:styleId="Tablebullet1">
    <w:name w:val="Table bullet 1"/>
    <w:basedOn w:val="ListParagraph"/>
    <w:qFormat/>
    <w:rsid w:val="00D77009"/>
    <w:pPr>
      <w:numPr>
        <w:numId w:val="1"/>
      </w:numPr>
      <w:spacing w:before="0"/>
    </w:pPr>
  </w:style>
  <w:style w:type="character" w:customStyle="1" w:styleId="Instructional">
    <w:name w:val="Instructional"/>
    <w:basedOn w:val="DefaultParagraphFont"/>
    <w:uiPriority w:val="1"/>
    <w:rsid w:val="00ED3E6B"/>
    <w:rPr>
      <w:i/>
      <w:iCs/>
      <w:color w:val="950095"/>
    </w:rPr>
  </w:style>
  <w:style w:type="character" w:customStyle="1" w:styleId="Optional">
    <w:name w:val="Optional"/>
    <w:basedOn w:val="DefaultParagraphFont"/>
    <w:uiPriority w:val="1"/>
    <w:rsid w:val="00137D5E"/>
    <w:rPr>
      <w:b/>
      <w:bCs/>
      <w:color w:val="004E9A"/>
    </w:rPr>
  </w:style>
  <w:style w:type="paragraph" w:customStyle="1" w:styleId="Heading1NUM">
    <w:name w:val="Heading 1 NUM"/>
    <w:basedOn w:val="Heading1"/>
    <w:next w:val="Normal"/>
    <w:rsid w:val="001D40AA"/>
    <w:pPr>
      <w:numPr>
        <w:numId w:val="7"/>
      </w:numPr>
      <w:ind w:left="720" w:hanging="720"/>
    </w:pPr>
  </w:style>
  <w:style w:type="paragraph" w:customStyle="1" w:styleId="Heading2NUM">
    <w:name w:val="Heading 2 NUM"/>
    <w:basedOn w:val="Heading2"/>
    <w:next w:val="Normal"/>
    <w:rsid w:val="001D40AA"/>
    <w:pPr>
      <w:numPr>
        <w:ilvl w:val="1"/>
        <w:numId w:val="7"/>
      </w:numPr>
      <w:ind w:left="720" w:hanging="720"/>
    </w:pPr>
  </w:style>
  <w:style w:type="character" w:styleId="CommentReference">
    <w:name w:val="annotation reference"/>
    <w:basedOn w:val="DefaultParagraphFont"/>
    <w:uiPriority w:val="99"/>
    <w:unhideWhenUsed/>
    <w:rsid w:val="00367815"/>
    <w:rPr>
      <w:sz w:val="16"/>
      <w:szCs w:val="16"/>
    </w:rPr>
  </w:style>
  <w:style w:type="paragraph" w:styleId="CommentText">
    <w:name w:val="annotation text"/>
    <w:basedOn w:val="Normal"/>
    <w:link w:val="CommentTextChar"/>
    <w:unhideWhenUsed/>
    <w:locked/>
    <w:rsid w:val="00367815"/>
    <w:pPr>
      <w:spacing w:before="120"/>
    </w:pPr>
    <w:rPr>
      <w:rFonts w:ascii="Segoe UI" w:hAnsi="Segoe UI"/>
    </w:rPr>
  </w:style>
  <w:style w:type="character" w:customStyle="1" w:styleId="CommentTextChar">
    <w:name w:val="Comment Text Char"/>
    <w:basedOn w:val="DefaultParagraphFont"/>
    <w:link w:val="CommentText"/>
    <w:rsid w:val="00367815"/>
    <w:rPr>
      <w:rFonts w:ascii="Segoe UI" w:hAnsi="Segoe UI"/>
    </w:rPr>
  </w:style>
  <w:style w:type="paragraph" w:customStyle="1" w:styleId="TableText">
    <w:name w:val="Table Text"/>
    <w:basedOn w:val="Normal"/>
    <w:link w:val="TableTextChar"/>
    <w:rsid w:val="00C64A90"/>
    <w:pPr>
      <w:spacing w:before="0" w:after="120"/>
    </w:pPr>
    <w:rPr>
      <w:szCs w:val="24"/>
    </w:rPr>
  </w:style>
  <w:style w:type="character" w:customStyle="1" w:styleId="TableTextChar">
    <w:name w:val="Table Text Char"/>
    <w:basedOn w:val="DefaultParagraphFont"/>
    <w:link w:val="TableText"/>
    <w:rsid w:val="00E10168"/>
    <w:rPr>
      <w:rFonts w:ascii="Segoe Sans Text" w:hAnsi="Segoe Sans Text" w:cs="Segoe Sans Text"/>
      <w:szCs w:val="24"/>
    </w:rPr>
  </w:style>
  <w:style w:type="table" w:customStyle="1" w:styleId="RFX-SOWTable">
    <w:name w:val="RFX-SOW Table"/>
    <w:basedOn w:val="TableNormal"/>
    <w:uiPriority w:val="99"/>
    <w:rsid w:val="00BD5329"/>
    <w:pPr>
      <w:spacing w:after="0" w:line="240" w:lineRule="auto"/>
    </w:pPr>
    <w:rPr>
      <w:rFonts w:ascii="Segoe Sans Text" w:hAnsi="Segoe Sans Text"/>
    </w:rPr>
    <w:tblPr>
      <w:tblStyleRowBandSize w:val="1"/>
      <w:tblStyleColBandSize w:val="1"/>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D9D9D9" w:themeColor="background1" w:themeShade="D9"/>
      </w:tblBorders>
      <w:tblCellMar>
        <w:top w:w="58" w:type="dxa"/>
        <w:left w:w="86" w:type="dxa"/>
        <w:bottom w:w="58" w:type="dxa"/>
        <w:right w:w="86" w:type="dxa"/>
      </w:tblCellMar>
    </w:tblPr>
    <w:tblStylePr w:type="firstRow">
      <w:pPr>
        <w:jc w:val="left"/>
      </w:pPr>
      <w:rPr>
        <w:b/>
        <w:color w:val="FFFFFF" w:themeColor="background1"/>
      </w:rPr>
      <w:tblPr/>
      <w:trPr>
        <w:cantSplit/>
        <w:tblHeader/>
      </w:trPr>
      <w:tcPr>
        <w:shd w:val="clear" w:color="auto" w:fill="0070C0"/>
        <w:vAlign w:val="center"/>
      </w:tcPr>
    </w:tblStylePr>
    <w:tblStylePr w:type="band1Horz">
      <w:rPr>
        <w:color w:val="auto"/>
      </w:rPr>
    </w:tblStylePr>
    <w:tblStylePr w:type="band2Horz">
      <w:tblPr/>
      <w:tcPr>
        <w:shd w:val="clear" w:color="auto" w:fill="F2F2F2" w:themeFill="background1" w:themeFillShade="F2"/>
      </w:tcPr>
    </w:tblStylePr>
  </w:style>
  <w:style w:type="paragraph" w:styleId="Header">
    <w:name w:val="header"/>
    <w:basedOn w:val="Normal"/>
    <w:link w:val="HeaderChar"/>
    <w:uiPriority w:val="99"/>
    <w:unhideWhenUsed/>
    <w:locked/>
    <w:rsid w:val="005B28D0"/>
    <w:pPr>
      <w:tabs>
        <w:tab w:val="center" w:pos="4680"/>
        <w:tab w:val="right" w:pos="9360"/>
      </w:tabs>
    </w:pPr>
  </w:style>
  <w:style w:type="paragraph" w:styleId="CommentSubject">
    <w:name w:val="annotation subject"/>
    <w:basedOn w:val="CommentText"/>
    <w:next w:val="CommentText"/>
    <w:link w:val="CommentSubjectChar"/>
    <w:uiPriority w:val="99"/>
    <w:semiHidden/>
    <w:unhideWhenUsed/>
    <w:locked/>
    <w:rsid w:val="005608E4"/>
    <w:pPr>
      <w:spacing w:before="240" w:after="160"/>
    </w:pPr>
    <w:rPr>
      <w:rFonts w:asciiTheme="minorHAnsi" w:hAnsiTheme="minorHAnsi"/>
      <w:b/>
      <w:bCs/>
    </w:rPr>
  </w:style>
  <w:style w:type="character" w:customStyle="1" w:styleId="CommentSubjectChar">
    <w:name w:val="Comment Subject Char"/>
    <w:basedOn w:val="CommentTextChar"/>
    <w:link w:val="CommentSubject"/>
    <w:uiPriority w:val="99"/>
    <w:semiHidden/>
    <w:rsid w:val="005608E4"/>
    <w:rPr>
      <w:rFonts w:ascii="Segoe UI" w:hAnsi="Segoe UI"/>
      <w:b/>
      <w:bCs/>
      <w:sz w:val="20"/>
      <w:szCs w:val="20"/>
    </w:rPr>
  </w:style>
  <w:style w:type="paragraph" w:customStyle="1" w:styleId="Bullet1">
    <w:name w:val="Bullet 1"/>
    <w:basedOn w:val="ListParagraph"/>
    <w:next w:val="Normal"/>
    <w:rsid w:val="00CB5EA0"/>
    <w:pPr>
      <w:numPr>
        <w:numId w:val="4"/>
      </w:numPr>
      <w:ind w:left="360"/>
    </w:pPr>
  </w:style>
  <w:style w:type="paragraph" w:customStyle="1" w:styleId="Bullet2">
    <w:name w:val="Bullet 2"/>
    <w:basedOn w:val="Bullet1"/>
    <w:rsid w:val="00D90E4D"/>
    <w:pPr>
      <w:numPr>
        <w:ilvl w:val="1"/>
      </w:numPr>
      <w:spacing w:before="120"/>
      <w:ind w:left="720"/>
    </w:pPr>
  </w:style>
  <w:style w:type="paragraph" w:customStyle="1" w:styleId="Bullet3">
    <w:name w:val="Bullet 3"/>
    <w:basedOn w:val="Bullet2"/>
    <w:rsid w:val="00EF38DC"/>
    <w:pPr>
      <w:numPr>
        <w:ilvl w:val="2"/>
      </w:numPr>
      <w:ind w:left="1080"/>
    </w:pPr>
  </w:style>
  <w:style w:type="paragraph" w:customStyle="1" w:styleId="Heading3NUM">
    <w:name w:val="Heading 3 NUM"/>
    <w:basedOn w:val="Heading3"/>
    <w:next w:val="Normal"/>
    <w:rsid w:val="00251309"/>
    <w:pPr>
      <w:numPr>
        <w:ilvl w:val="2"/>
        <w:numId w:val="7"/>
      </w:numPr>
    </w:pPr>
  </w:style>
  <w:style w:type="paragraph" w:customStyle="1" w:styleId="Heading4NUM">
    <w:name w:val="Heading 4 NUM"/>
    <w:basedOn w:val="Heading4"/>
    <w:next w:val="Normal"/>
    <w:rsid w:val="001D40AA"/>
    <w:pPr>
      <w:numPr>
        <w:ilvl w:val="3"/>
        <w:numId w:val="7"/>
      </w:numPr>
      <w:ind w:left="720" w:hanging="720"/>
    </w:pPr>
  </w:style>
  <w:style w:type="paragraph" w:styleId="Caption">
    <w:name w:val="caption"/>
    <w:basedOn w:val="Normal"/>
    <w:next w:val="Normal"/>
    <w:uiPriority w:val="35"/>
    <w:unhideWhenUsed/>
    <w:qFormat/>
    <w:rsid w:val="009C42E0"/>
    <w:pPr>
      <w:spacing w:before="200" w:after="200"/>
    </w:pPr>
    <w:rPr>
      <w:b/>
      <w:bCs/>
      <w:smallCaps/>
      <w:color w:val="595959" w:themeColor="text1" w:themeTint="A6"/>
      <w:spacing w:val="6"/>
    </w:rPr>
  </w:style>
  <w:style w:type="paragraph" w:customStyle="1" w:styleId="Caption-Table-Above">
    <w:name w:val="Caption - Table - Above"/>
    <w:basedOn w:val="Caption"/>
    <w:rsid w:val="0004373C"/>
    <w:pPr>
      <w:keepNext/>
    </w:pPr>
    <w:rPr>
      <w:b w:val="0"/>
      <w:i/>
      <w:smallCaps w:val="0"/>
      <w:color w:val="0070C0"/>
      <w:sz w:val="18"/>
    </w:rPr>
  </w:style>
  <w:style w:type="paragraph" w:customStyle="1" w:styleId="Caption-Figure-Below">
    <w:name w:val="Caption - Figure - Below"/>
    <w:basedOn w:val="Caption-Table-Above"/>
    <w:rsid w:val="009D39A1"/>
    <w:pPr>
      <w:jc w:val="center"/>
    </w:pPr>
  </w:style>
  <w:style w:type="character" w:customStyle="1" w:styleId="HeaderChar">
    <w:name w:val="Header Char"/>
    <w:basedOn w:val="DefaultParagraphFont"/>
    <w:link w:val="Header"/>
    <w:uiPriority w:val="99"/>
    <w:rsid w:val="005B28D0"/>
    <w:rPr>
      <w:rFonts w:ascii="Segoe Sans Text" w:hAnsi="Segoe Sans Text"/>
    </w:rPr>
  </w:style>
  <w:style w:type="paragraph" w:styleId="Footer">
    <w:name w:val="footer"/>
    <w:basedOn w:val="Normal"/>
    <w:link w:val="FooterChar"/>
    <w:uiPriority w:val="99"/>
    <w:unhideWhenUsed/>
    <w:locked/>
    <w:rsid w:val="005B28D0"/>
    <w:pPr>
      <w:tabs>
        <w:tab w:val="center" w:pos="4680"/>
        <w:tab w:val="right" w:pos="9360"/>
      </w:tabs>
    </w:pPr>
  </w:style>
  <w:style w:type="character" w:customStyle="1" w:styleId="FooterChar">
    <w:name w:val="Footer Char"/>
    <w:basedOn w:val="DefaultParagraphFont"/>
    <w:link w:val="Footer"/>
    <w:uiPriority w:val="99"/>
    <w:rsid w:val="005B28D0"/>
    <w:rPr>
      <w:rFonts w:ascii="Segoe Sans Text" w:hAnsi="Segoe Sans Text"/>
    </w:rPr>
  </w:style>
  <w:style w:type="character" w:styleId="PlaceholderText">
    <w:name w:val="Placeholder Text"/>
    <w:basedOn w:val="DefaultParagraphFont"/>
    <w:uiPriority w:val="99"/>
    <w:semiHidden/>
    <w:locked/>
    <w:rsid w:val="0027317A"/>
  </w:style>
  <w:style w:type="paragraph" w:customStyle="1" w:styleId="03-TOCFigListTableListHeadingMS">
    <w:name w:val="03 - TOC_Fig List_Table List Heading MS"/>
    <w:basedOn w:val="Normal"/>
    <w:locked/>
    <w:rsid w:val="00616461"/>
    <w:pPr>
      <w:keepNext/>
      <w:keepLines/>
      <w:spacing w:before="120"/>
      <w:outlineLvl w:val="0"/>
    </w:pPr>
    <w:rPr>
      <w:rFonts w:ascii="Segoe UI Semibold" w:hAnsi="Segoe UI Semibold"/>
      <w:color w:val="000000" w:themeColor="text1"/>
      <w:sz w:val="44"/>
      <w:szCs w:val="44"/>
    </w:rPr>
  </w:style>
  <w:style w:type="paragraph" w:styleId="TOCHeading">
    <w:name w:val="TOC Heading"/>
    <w:basedOn w:val="Heading1"/>
    <w:next w:val="Normal"/>
    <w:uiPriority w:val="39"/>
    <w:unhideWhenUsed/>
    <w:qFormat/>
    <w:rsid w:val="00502BF8"/>
    <w:pPr>
      <w:outlineLvl w:val="9"/>
    </w:pPr>
  </w:style>
  <w:style w:type="paragraph" w:styleId="TableofFigures">
    <w:name w:val="table of figures"/>
    <w:basedOn w:val="Normal"/>
    <w:next w:val="Normal"/>
    <w:uiPriority w:val="99"/>
    <w:unhideWhenUsed/>
    <w:rsid w:val="00AB5CF9"/>
  </w:style>
  <w:style w:type="paragraph" w:styleId="TOC2">
    <w:name w:val="toc 2"/>
    <w:basedOn w:val="Normal"/>
    <w:next w:val="Normal"/>
    <w:autoRedefine/>
    <w:uiPriority w:val="39"/>
    <w:unhideWhenUsed/>
    <w:rsid w:val="000A2283"/>
    <w:pPr>
      <w:tabs>
        <w:tab w:val="left" w:pos="720"/>
        <w:tab w:val="right" w:leader="dot" w:pos="9350"/>
      </w:tabs>
      <w:spacing w:before="120" w:after="60"/>
      <w:ind w:left="216"/>
    </w:pPr>
    <w:rPr>
      <w:noProof/>
    </w:rPr>
  </w:style>
  <w:style w:type="paragraph" w:styleId="TOC1">
    <w:name w:val="toc 1"/>
    <w:basedOn w:val="Normal"/>
    <w:next w:val="Normal"/>
    <w:autoRedefine/>
    <w:uiPriority w:val="39"/>
    <w:unhideWhenUsed/>
    <w:rsid w:val="00195083"/>
    <w:pPr>
      <w:spacing w:before="120" w:after="60"/>
    </w:pPr>
    <w:rPr>
      <w:b/>
    </w:rPr>
  </w:style>
  <w:style w:type="paragraph" w:styleId="TOC3">
    <w:name w:val="toc 3"/>
    <w:basedOn w:val="Normal"/>
    <w:next w:val="Normal"/>
    <w:autoRedefine/>
    <w:uiPriority w:val="39"/>
    <w:unhideWhenUsed/>
    <w:locked/>
    <w:rsid w:val="00AB5CF9"/>
    <w:pPr>
      <w:spacing w:after="100" w:line="259" w:lineRule="auto"/>
      <w:ind w:left="440"/>
    </w:pPr>
    <w:rPr>
      <w:rFonts w:cs="Times New Roman"/>
    </w:rPr>
  </w:style>
  <w:style w:type="paragraph" w:customStyle="1" w:styleId="03-DisclaimerMS">
    <w:name w:val="03 - Disclaimer MS"/>
    <w:basedOn w:val="Normal"/>
    <w:locked/>
    <w:rsid w:val="00414B1D"/>
    <w:pPr>
      <w:spacing w:after="240"/>
    </w:pPr>
    <w:rPr>
      <w:rFonts w:ascii="Segoe UI" w:hAnsi="Segoe UI"/>
      <w:color w:val="75757A"/>
      <w:sz w:val="18"/>
    </w:rPr>
  </w:style>
  <w:style w:type="character" w:styleId="Mention">
    <w:name w:val="Mention"/>
    <w:basedOn w:val="DefaultParagraphFont"/>
    <w:uiPriority w:val="99"/>
    <w:unhideWhenUsed/>
    <w:locked/>
    <w:rsid w:val="00E55C47"/>
    <w:rPr>
      <w:color w:val="2B579A"/>
      <w:shd w:val="clear" w:color="auto" w:fill="E1DFDD"/>
    </w:rPr>
  </w:style>
  <w:style w:type="paragraph" w:styleId="Revision">
    <w:name w:val="Revision"/>
    <w:hidden/>
    <w:uiPriority w:val="99"/>
    <w:semiHidden/>
    <w:rsid w:val="00DE69D2"/>
    <w:pPr>
      <w:spacing w:after="0" w:line="240" w:lineRule="auto"/>
    </w:pPr>
    <w:rPr>
      <w:rFonts w:ascii="Segoe Sans Text" w:hAnsi="Segoe Sans Text" w:cs="Segoe Sans Text"/>
    </w:rPr>
  </w:style>
  <w:style w:type="character" w:styleId="FollowedHyperlink">
    <w:name w:val="FollowedHyperlink"/>
    <w:basedOn w:val="DefaultParagraphFont"/>
    <w:uiPriority w:val="99"/>
    <w:semiHidden/>
    <w:unhideWhenUsed/>
    <w:locked/>
    <w:rsid w:val="00E1350E"/>
    <w:rPr>
      <w:color w:val="96607D" w:themeColor="followedHyperlink"/>
      <w:u w:val="single"/>
    </w:rPr>
  </w:style>
  <w:style w:type="paragraph" w:customStyle="1" w:styleId="Bulletlist">
    <w:name w:val="Bullet list"/>
    <w:basedOn w:val="ListParagraph"/>
    <w:link w:val="BulletlistChar"/>
    <w:qFormat/>
    <w:locked/>
    <w:rsid w:val="00250F41"/>
    <w:pPr>
      <w:spacing w:before="120" w:line="256" w:lineRule="auto"/>
      <w:ind w:left="360" w:hanging="360"/>
    </w:pPr>
    <w:rPr>
      <w:rFonts w:ascii="Segoe UI" w:eastAsia="SimSun" w:hAnsi="Segoe UI" w:cs="Segoe UI"/>
      <w:lang w:val="en-AU"/>
    </w:rPr>
  </w:style>
  <w:style w:type="paragraph" w:customStyle="1" w:styleId="IPDevelopmentGuidance">
    <w:name w:val="IP Development Guidance"/>
    <w:basedOn w:val="Normal"/>
    <w:link w:val="IPDevelopmentGuidanceChar"/>
    <w:locked/>
    <w:rsid w:val="0068272C"/>
    <w:pPr>
      <w:shd w:val="clear" w:color="auto" w:fill="F2F2F2"/>
      <w:spacing w:before="120" w:line="276" w:lineRule="auto"/>
    </w:pPr>
    <w:rPr>
      <w:rFonts w:ascii="Segoe UI" w:hAnsi="Segoe UI"/>
      <w:color w:val="00B050"/>
    </w:rPr>
  </w:style>
  <w:style w:type="character" w:customStyle="1" w:styleId="IPDevelopmentGuidanceChar">
    <w:name w:val="IP Development Guidance Char"/>
    <w:basedOn w:val="DefaultParagraphFont"/>
    <w:link w:val="IPDevelopmentGuidance"/>
    <w:rsid w:val="0068272C"/>
    <w:rPr>
      <w:rFonts w:ascii="Segoe UI" w:hAnsi="Segoe UI"/>
      <w:color w:val="00B050"/>
      <w:shd w:val="clear" w:color="auto" w:fill="F2F2F2"/>
    </w:rPr>
  </w:style>
  <w:style w:type="paragraph" w:styleId="NormalWeb">
    <w:name w:val="Normal (Web)"/>
    <w:basedOn w:val="Normal"/>
    <w:link w:val="NormalWebChar"/>
    <w:uiPriority w:val="99"/>
    <w:unhideWhenUsed/>
    <w:locked/>
    <w:rsid w:val="0068272C"/>
    <w:pPr>
      <w:spacing w:before="100" w:beforeAutospacing="1" w:after="100" w:afterAutospacing="1"/>
    </w:pPr>
    <w:rPr>
      <w:rFonts w:ascii="Times New Roman" w:eastAsia="Times New Roman" w:hAnsi="Times New Roman" w:cs="Times New Roman"/>
      <w:sz w:val="24"/>
      <w:szCs w:val="24"/>
    </w:rPr>
  </w:style>
  <w:style w:type="character" w:customStyle="1" w:styleId="NormalWebChar">
    <w:name w:val="Normal (Web) Char"/>
    <w:basedOn w:val="DefaultParagraphFont"/>
    <w:link w:val="NormalWeb"/>
    <w:uiPriority w:val="99"/>
    <w:rsid w:val="0068272C"/>
    <w:rPr>
      <w:rFonts w:ascii="Times New Roman" w:eastAsia="Times New Roman" w:hAnsi="Times New Roman" w:cs="Times New Roman"/>
      <w:sz w:val="24"/>
      <w:szCs w:val="24"/>
    </w:rPr>
  </w:style>
  <w:style w:type="character" w:customStyle="1" w:styleId="InstructionalChar">
    <w:name w:val="Instructional Char"/>
    <w:basedOn w:val="DefaultParagraphFont"/>
    <w:locked/>
    <w:rsid w:val="00E32952"/>
    <w:rPr>
      <w:rFonts w:ascii="Segoe UI" w:hAnsi="Segoe UI"/>
      <w:i/>
      <w:color w:val="FF00FF"/>
      <w:sz w:val="20"/>
    </w:rPr>
  </w:style>
  <w:style w:type="character" w:customStyle="1" w:styleId="ListParagraphChar">
    <w:name w:val="List Paragraph Char"/>
    <w:aliases w:val="Num Bullet 1 Char,lp1 Char,Bullet Number Char,List Paragraph1 Char,lp11 Char,List Paragraph11 Char,Use Case List Paragraph Char,Bullet List Char,FooterText Char,numbered Char,Paragraphe de liste1 Char,Bulletr List Paragraph Char"/>
    <w:basedOn w:val="DefaultParagraphFont"/>
    <w:link w:val="ListParagraph"/>
    <w:uiPriority w:val="34"/>
    <w:qFormat/>
    <w:rsid w:val="0081643B"/>
  </w:style>
  <w:style w:type="paragraph" w:customStyle="1" w:styleId="paragraph">
    <w:name w:val="paragraph"/>
    <w:basedOn w:val="Normal"/>
    <w:locked/>
    <w:rsid w:val="007741FC"/>
    <w:pPr>
      <w:spacing w:before="100" w:beforeAutospacing="1" w:after="100" w:afterAutospacing="1"/>
    </w:pPr>
    <w:rPr>
      <w:rFonts w:ascii="Times New Roman" w:eastAsia="Times New Roman" w:hAnsi="Times New Roman" w:cs="Times New Roman"/>
      <w:sz w:val="24"/>
      <w:szCs w:val="24"/>
    </w:rPr>
  </w:style>
  <w:style w:type="character" w:customStyle="1" w:styleId="normaltextrun">
    <w:name w:val="normaltextrun"/>
    <w:basedOn w:val="DefaultParagraphFont"/>
    <w:locked/>
    <w:rsid w:val="007741FC"/>
  </w:style>
  <w:style w:type="character" w:customStyle="1" w:styleId="eop">
    <w:name w:val="eop"/>
    <w:basedOn w:val="DefaultParagraphFont"/>
    <w:locked/>
    <w:rsid w:val="007741FC"/>
  </w:style>
  <w:style w:type="numbering" w:customStyle="1" w:styleId="NumberBulletStylesMS">
    <w:name w:val="Number Bullet Styles MS"/>
    <w:uiPriority w:val="99"/>
    <w:locked/>
    <w:rsid w:val="007741FC"/>
    <w:pPr>
      <w:numPr>
        <w:numId w:val="15"/>
      </w:numPr>
    </w:pPr>
  </w:style>
  <w:style w:type="character" w:customStyle="1" w:styleId="BulletlistChar">
    <w:name w:val="Bullet list Char"/>
    <w:basedOn w:val="ListParagraphChar"/>
    <w:link w:val="Bulletlist"/>
    <w:rsid w:val="007741FC"/>
    <w:rPr>
      <w:rFonts w:ascii="Segoe UI" w:eastAsia="SimSun" w:hAnsi="Segoe UI" w:cs="Segoe UI"/>
      <w:lang w:val="en-AU"/>
    </w:rPr>
  </w:style>
  <w:style w:type="paragraph" w:customStyle="1" w:styleId="xxbulletlist">
    <w:name w:val="x_xbulletlist"/>
    <w:basedOn w:val="Normal"/>
    <w:locked/>
    <w:rsid w:val="007741FC"/>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locked/>
    <w:rsid w:val="00502BF8"/>
    <w:rPr>
      <w:b/>
      <w:bCs/>
    </w:rPr>
  </w:style>
  <w:style w:type="paragraph" w:customStyle="1" w:styleId="Tablebullet2">
    <w:name w:val="Table bullet 2"/>
    <w:basedOn w:val="Tablebullet1"/>
    <w:qFormat/>
    <w:rsid w:val="00EF71ED"/>
    <w:pPr>
      <w:numPr>
        <w:numId w:val="42"/>
      </w:numPr>
      <w:ind w:left="720"/>
    </w:pPr>
  </w:style>
  <w:style w:type="character" w:styleId="Emphasis">
    <w:name w:val="Emphasis"/>
    <w:basedOn w:val="DefaultParagraphFont"/>
    <w:uiPriority w:val="20"/>
    <w:qFormat/>
    <w:locked/>
    <w:rsid w:val="00502BF8"/>
    <w:rPr>
      <w:i/>
      <w:iCs/>
    </w:rPr>
  </w:style>
  <w:style w:type="paragraph" w:styleId="NoSpacing">
    <w:name w:val="No Spacing"/>
    <w:uiPriority w:val="1"/>
    <w:qFormat/>
    <w:locked/>
    <w:rsid w:val="00502BF8"/>
    <w:pPr>
      <w:spacing w:after="0" w:line="240" w:lineRule="auto"/>
    </w:pPr>
  </w:style>
  <w:style w:type="character" w:styleId="SubtleEmphasis">
    <w:name w:val="Subtle Emphasis"/>
    <w:basedOn w:val="DefaultParagraphFont"/>
    <w:uiPriority w:val="19"/>
    <w:qFormat/>
    <w:locked/>
    <w:rsid w:val="00502BF8"/>
    <w:rPr>
      <w:i/>
      <w:iCs/>
      <w:color w:val="404040" w:themeColor="text1" w:themeTint="BF"/>
    </w:rPr>
  </w:style>
  <w:style w:type="character" w:styleId="SubtleReference">
    <w:name w:val="Subtle Reference"/>
    <w:basedOn w:val="DefaultParagraphFont"/>
    <w:uiPriority w:val="31"/>
    <w:qFormat/>
    <w:locked/>
    <w:rsid w:val="00502BF8"/>
    <w:rPr>
      <w:smallCaps/>
      <w:color w:val="404040" w:themeColor="text1" w:themeTint="BF"/>
      <w:u w:val="single" w:color="7F7F7F" w:themeColor="text1" w:themeTint="80"/>
    </w:rPr>
  </w:style>
  <w:style w:type="character" w:styleId="BookTitle">
    <w:name w:val="Book Title"/>
    <w:basedOn w:val="DefaultParagraphFont"/>
    <w:uiPriority w:val="33"/>
    <w:qFormat/>
    <w:locked/>
    <w:rsid w:val="00502BF8"/>
    <w:rPr>
      <w:b/>
      <w:bCs/>
      <w:smallCaps/>
    </w:rPr>
  </w:style>
  <w:style w:type="paragraph" w:styleId="ListNumber">
    <w:name w:val="List Number"/>
    <w:basedOn w:val="Normal"/>
    <w:uiPriority w:val="99"/>
    <w:unhideWhenUsed/>
    <w:locked/>
    <w:rsid w:val="00AD1E21"/>
    <w:pPr>
      <w:numPr>
        <w:numId w:val="41"/>
      </w:numPr>
      <w:contextualSpacing/>
    </w:pPr>
  </w:style>
  <w:style w:type="character" w:customStyle="1" w:styleId="OptionalChar">
    <w:name w:val="Optional Char"/>
    <w:basedOn w:val="DefaultParagraphFont"/>
    <w:rsid w:val="00760DD4"/>
    <w:rPr>
      <w:rFonts w:ascii="Segoe UI" w:hAnsi="Segoe UI"/>
      <w:b/>
      <w:bCs/>
      <w:color w:val="007BB8"/>
      <w:sz w:val="20"/>
    </w:rPr>
  </w:style>
  <w:style w:type="paragraph" w:customStyle="1" w:styleId="Optional-BulletList">
    <w:name w:val="Optional - Bullet List"/>
    <w:basedOn w:val="Normal"/>
    <w:link w:val="Optional-BulletListChar"/>
    <w:autoRedefine/>
    <w:qFormat/>
    <w:rsid w:val="00760DD4"/>
    <w:pPr>
      <w:spacing w:before="0"/>
      <w:ind w:left="360"/>
    </w:pPr>
    <w:rPr>
      <w:rFonts w:ascii="Segoe UI" w:eastAsiaTheme="minorHAnsi" w:hAnsi="Segoe UI"/>
      <w:szCs w:val="22"/>
    </w:rPr>
  </w:style>
  <w:style w:type="character" w:customStyle="1" w:styleId="Optional-BulletListChar">
    <w:name w:val="Optional - Bullet List Char"/>
    <w:basedOn w:val="DefaultParagraphFont"/>
    <w:link w:val="Optional-BulletList"/>
    <w:rsid w:val="00760DD4"/>
    <w:rPr>
      <w:rFonts w:ascii="Segoe UI" w:eastAsiaTheme="minorHAnsi" w:hAnsi="Segoe UI"/>
      <w:szCs w:val="22"/>
    </w:rPr>
  </w:style>
  <w:style w:type="paragraph" w:styleId="ListBullet">
    <w:name w:val="List Bullet"/>
    <w:basedOn w:val="Normal"/>
    <w:uiPriority w:val="99"/>
    <w:unhideWhenUsed/>
    <w:locked/>
    <w:rsid w:val="00497F9F"/>
    <w:pPr>
      <w:numPr>
        <w:numId w:val="47"/>
      </w:numPr>
      <w:contextualSpacing/>
    </w:pPr>
  </w:style>
  <w:style w:type="paragraph" w:styleId="ListBullet2">
    <w:name w:val="List Bullet 2"/>
    <w:basedOn w:val="Normal"/>
    <w:uiPriority w:val="99"/>
    <w:unhideWhenUsed/>
    <w:locked/>
    <w:rsid w:val="00722164"/>
    <w:pPr>
      <w:numPr>
        <w:numId w:val="48"/>
      </w:numPr>
      <w:contextualSpacing/>
    </w:pPr>
  </w:style>
  <w:style w:type="paragraph" w:styleId="ListBullet3">
    <w:name w:val="List Bullet 3"/>
    <w:basedOn w:val="Normal"/>
    <w:uiPriority w:val="99"/>
    <w:unhideWhenUsed/>
    <w:locked/>
    <w:rsid w:val="00C5656B"/>
    <w:pPr>
      <w:numPr>
        <w:numId w:val="49"/>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638147">
      <w:bodyDiv w:val="1"/>
      <w:marLeft w:val="0"/>
      <w:marRight w:val="0"/>
      <w:marTop w:val="0"/>
      <w:marBottom w:val="0"/>
      <w:divBdr>
        <w:top w:val="none" w:sz="0" w:space="0" w:color="auto"/>
        <w:left w:val="none" w:sz="0" w:space="0" w:color="auto"/>
        <w:bottom w:val="none" w:sz="0" w:space="0" w:color="auto"/>
        <w:right w:val="none" w:sz="0" w:space="0" w:color="auto"/>
      </w:divBdr>
      <w:divsChild>
        <w:div w:id="179395671">
          <w:marLeft w:val="0"/>
          <w:marRight w:val="0"/>
          <w:marTop w:val="0"/>
          <w:marBottom w:val="0"/>
          <w:divBdr>
            <w:top w:val="none" w:sz="0" w:space="0" w:color="auto"/>
            <w:left w:val="none" w:sz="0" w:space="0" w:color="auto"/>
            <w:bottom w:val="none" w:sz="0" w:space="0" w:color="auto"/>
            <w:right w:val="none" w:sz="0" w:space="0" w:color="auto"/>
          </w:divBdr>
          <w:divsChild>
            <w:div w:id="1073545990">
              <w:marLeft w:val="0"/>
              <w:marRight w:val="0"/>
              <w:marTop w:val="0"/>
              <w:marBottom w:val="0"/>
              <w:divBdr>
                <w:top w:val="none" w:sz="0" w:space="0" w:color="auto"/>
                <w:left w:val="none" w:sz="0" w:space="0" w:color="auto"/>
                <w:bottom w:val="none" w:sz="0" w:space="0" w:color="auto"/>
                <w:right w:val="none" w:sz="0" w:space="0" w:color="auto"/>
              </w:divBdr>
              <w:divsChild>
                <w:div w:id="489758416">
                  <w:marLeft w:val="0"/>
                  <w:marRight w:val="0"/>
                  <w:marTop w:val="0"/>
                  <w:marBottom w:val="0"/>
                  <w:divBdr>
                    <w:top w:val="none" w:sz="0" w:space="0" w:color="auto"/>
                    <w:left w:val="none" w:sz="0" w:space="0" w:color="auto"/>
                    <w:bottom w:val="none" w:sz="0" w:space="0" w:color="auto"/>
                    <w:right w:val="none" w:sz="0" w:space="0" w:color="auto"/>
                  </w:divBdr>
                </w:div>
                <w:div w:id="73801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954241">
          <w:marLeft w:val="0"/>
          <w:marRight w:val="0"/>
          <w:marTop w:val="0"/>
          <w:marBottom w:val="0"/>
          <w:divBdr>
            <w:top w:val="none" w:sz="0" w:space="0" w:color="auto"/>
            <w:left w:val="none" w:sz="0" w:space="0" w:color="auto"/>
            <w:bottom w:val="none" w:sz="0" w:space="0" w:color="auto"/>
            <w:right w:val="none" w:sz="0" w:space="0" w:color="auto"/>
          </w:divBdr>
          <w:divsChild>
            <w:div w:id="151912645">
              <w:marLeft w:val="0"/>
              <w:marRight w:val="0"/>
              <w:marTop w:val="0"/>
              <w:marBottom w:val="0"/>
              <w:divBdr>
                <w:top w:val="none" w:sz="0" w:space="0" w:color="auto"/>
                <w:left w:val="none" w:sz="0" w:space="0" w:color="auto"/>
                <w:bottom w:val="none" w:sz="0" w:space="0" w:color="auto"/>
                <w:right w:val="none" w:sz="0" w:space="0" w:color="auto"/>
              </w:divBdr>
              <w:divsChild>
                <w:div w:id="1395546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826752">
          <w:marLeft w:val="0"/>
          <w:marRight w:val="0"/>
          <w:marTop w:val="0"/>
          <w:marBottom w:val="0"/>
          <w:divBdr>
            <w:top w:val="none" w:sz="0" w:space="0" w:color="auto"/>
            <w:left w:val="none" w:sz="0" w:space="0" w:color="auto"/>
            <w:bottom w:val="none" w:sz="0" w:space="0" w:color="auto"/>
            <w:right w:val="none" w:sz="0" w:space="0" w:color="auto"/>
          </w:divBdr>
          <w:divsChild>
            <w:div w:id="418257336">
              <w:marLeft w:val="0"/>
              <w:marRight w:val="0"/>
              <w:marTop w:val="0"/>
              <w:marBottom w:val="0"/>
              <w:divBdr>
                <w:top w:val="none" w:sz="0" w:space="0" w:color="auto"/>
                <w:left w:val="none" w:sz="0" w:space="0" w:color="auto"/>
                <w:bottom w:val="none" w:sz="0" w:space="0" w:color="auto"/>
                <w:right w:val="none" w:sz="0" w:space="0" w:color="auto"/>
              </w:divBdr>
              <w:divsChild>
                <w:div w:id="2005088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509818">
          <w:marLeft w:val="0"/>
          <w:marRight w:val="0"/>
          <w:marTop w:val="0"/>
          <w:marBottom w:val="0"/>
          <w:divBdr>
            <w:top w:val="none" w:sz="0" w:space="0" w:color="auto"/>
            <w:left w:val="none" w:sz="0" w:space="0" w:color="auto"/>
            <w:bottom w:val="none" w:sz="0" w:space="0" w:color="auto"/>
            <w:right w:val="none" w:sz="0" w:space="0" w:color="auto"/>
          </w:divBdr>
          <w:divsChild>
            <w:div w:id="348408051">
              <w:marLeft w:val="0"/>
              <w:marRight w:val="0"/>
              <w:marTop w:val="0"/>
              <w:marBottom w:val="0"/>
              <w:divBdr>
                <w:top w:val="none" w:sz="0" w:space="0" w:color="auto"/>
                <w:left w:val="none" w:sz="0" w:space="0" w:color="auto"/>
                <w:bottom w:val="none" w:sz="0" w:space="0" w:color="auto"/>
                <w:right w:val="none" w:sz="0" w:space="0" w:color="auto"/>
              </w:divBdr>
              <w:divsChild>
                <w:div w:id="1090656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211317">
          <w:marLeft w:val="0"/>
          <w:marRight w:val="0"/>
          <w:marTop w:val="0"/>
          <w:marBottom w:val="0"/>
          <w:divBdr>
            <w:top w:val="none" w:sz="0" w:space="0" w:color="auto"/>
            <w:left w:val="none" w:sz="0" w:space="0" w:color="auto"/>
            <w:bottom w:val="none" w:sz="0" w:space="0" w:color="auto"/>
            <w:right w:val="none" w:sz="0" w:space="0" w:color="auto"/>
          </w:divBdr>
          <w:divsChild>
            <w:div w:id="1457526320">
              <w:marLeft w:val="0"/>
              <w:marRight w:val="0"/>
              <w:marTop w:val="0"/>
              <w:marBottom w:val="0"/>
              <w:divBdr>
                <w:top w:val="none" w:sz="0" w:space="0" w:color="auto"/>
                <w:left w:val="none" w:sz="0" w:space="0" w:color="auto"/>
                <w:bottom w:val="none" w:sz="0" w:space="0" w:color="auto"/>
                <w:right w:val="none" w:sz="0" w:space="0" w:color="auto"/>
              </w:divBdr>
              <w:divsChild>
                <w:div w:id="36976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126710">
          <w:marLeft w:val="0"/>
          <w:marRight w:val="0"/>
          <w:marTop w:val="0"/>
          <w:marBottom w:val="0"/>
          <w:divBdr>
            <w:top w:val="none" w:sz="0" w:space="0" w:color="auto"/>
            <w:left w:val="none" w:sz="0" w:space="0" w:color="auto"/>
            <w:bottom w:val="none" w:sz="0" w:space="0" w:color="auto"/>
            <w:right w:val="none" w:sz="0" w:space="0" w:color="auto"/>
          </w:divBdr>
          <w:divsChild>
            <w:div w:id="16539873">
              <w:marLeft w:val="0"/>
              <w:marRight w:val="0"/>
              <w:marTop w:val="0"/>
              <w:marBottom w:val="0"/>
              <w:divBdr>
                <w:top w:val="none" w:sz="0" w:space="0" w:color="auto"/>
                <w:left w:val="none" w:sz="0" w:space="0" w:color="auto"/>
                <w:bottom w:val="none" w:sz="0" w:space="0" w:color="auto"/>
                <w:right w:val="none" w:sz="0" w:space="0" w:color="auto"/>
              </w:divBdr>
              <w:divsChild>
                <w:div w:id="30416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902859">
          <w:marLeft w:val="0"/>
          <w:marRight w:val="0"/>
          <w:marTop w:val="0"/>
          <w:marBottom w:val="0"/>
          <w:divBdr>
            <w:top w:val="none" w:sz="0" w:space="0" w:color="auto"/>
            <w:left w:val="none" w:sz="0" w:space="0" w:color="auto"/>
            <w:bottom w:val="none" w:sz="0" w:space="0" w:color="auto"/>
            <w:right w:val="none" w:sz="0" w:space="0" w:color="auto"/>
          </w:divBdr>
          <w:divsChild>
            <w:div w:id="139268700">
              <w:marLeft w:val="0"/>
              <w:marRight w:val="0"/>
              <w:marTop w:val="0"/>
              <w:marBottom w:val="0"/>
              <w:divBdr>
                <w:top w:val="none" w:sz="0" w:space="0" w:color="auto"/>
                <w:left w:val="none" w:sz="0" w:space="0" w:color="auto"/>
                <w:bottom w:val="none" w:sz="0" w:space="0" w:color="auto"/>
                <w:right w:val="none" w:sz="0" w:space="0" w:color="auto"/>
              </w:divBdr>
              <w:divsChild>
                <w:div w:id="134474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859766">
          <w:marLeft w:val="0"/>
          <w:marRight w:val="0"/>
          <w:marTop w:val="0"/>
          <w:marBottom w:val="0"/>
          <w:divBdr>
            <w:top w:val="none" w:sz="0" w:space="0" w:color="auto"/>
            <w:left w:val="none" w:sz="0" w:space="0" w:color="auto"/>
            <w:bottom w:val="none" w:sz="0" w:space="0" w:color="auto"/>
            <w:right w:val="none" w:sz="0" w:space="0" w:color="auto"/>
          </w:divBdr>
          <w:divsChild>
            <w:div w:id="1804539522">
              <w:marLeft w:val="0"/>
              <w:marRight w:val="0"/>
              <w:marTop w:val="0"/>
              <w:marBottom w:val="0"/>
              <w:divBdr>
                <w:top w:val="none" w:sz="0" w:space="0" w:color="auto"/>
                <w:left w:val="none" w:sz="0" w:space="0" w:color="auto"/>
                <w:bottom w:val="none" w:sz="0" w:space="0" w:color="auto"/>
                <w:right w:val="none" w:sz="0" w:space="0" w:color="auto"/>
              </w:divBdr>
              <w:divsChild>
                <w:div w:id="111031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260350">
      <w:bodyDiv w:val="1"/>
      <w:marLeft w:val="0"/>
      <w:marRight w:val="0"/>
      <w:marTop w:val="0"/>
      <w:marBottom w:val="0"/>
      <w:divBdr>
        <w:top w:val="none" w:sz="0" w:space="0" w:color="auto"/>
        <w:left w:val="none" w:sz="0" w:space="0" w:color="auto"/>
        <w:bottom w:val="none" w:sz="0" w:space="0" w:color="auto"/>
        <w:right w:val="none" w:sz="0" w:space="0" w:color="auto"/>
      </w:divBdr>
    </w:div>
    <w:div w:id="558975297">
      <w:bodyDiv w:val="1"/>
      <w:marLeft w:val="0"/>
      <w:marRight w:val="0"/>
      <w:marTop w:val="0"/>
      <w:marBottom w:val="0"/>
      <w:divBdr>
        <w:top w:val="none" w:sz="0" w:space="0" w:color="auto"/>
        <w:left w:val="none" w:sz="0" w:space="0" w:color="auto"/>
        <w:bottom w:val="none" w:sz="0" w:space="0" w:color="auto"/>
        <w:right w:val="none" w:sz="0" w:space="0" w:color="auto"/>
      </w:divBdr>
    </w:div>
    <w:div w:id="562527885">
      <w:bodyDiv w:val="1"/>
      <w:marLeft w:val="0"/>
      <w:marRight w:val="0"/>
      <w:marTop w:val="0"/>
      <w:marBottom w:val="0"/>
      <w:divBdr>
        <w:top w:val="none" w:sz="0" w:space="0" w:color="auto"/>
        <w:left w:val="none" w:sz="0" w:space="0" w:color="auto"/>
        <w:bottom w:val="none" w:sz="0" w:space="0" w:color="auto"/>
        <w:right w:val="none" w:sz="0" w:space="0" w:color="auto"/>
      </w:divBdr>
    </w:div>
    <w:div w:id="731319858">
      <w:bodyDiv w:val="1"/>
      <w:marLeft w:val="0"/>
      <w:marRight w:val="0"/>
      <w:marTop w:val="0"/>
      <w:marBottom w:val="0"/>
      <w:divBdr>
        <w:top w:val="none" w:sz="0" w:space="0" w:color="auto"/>
        <w:left w:val="none" w:sz="0" w:space="0" w:color="auto"/>
        <w:bottom w:val="none" w:sz="0" w:space="0" w:color="auto"/>
        <w:right w:val="none" w:sz="0" w:space="0" w:color="auto"/>
      </w:divBdr>
    </w:div>
    <w:div w:id="796877697">
      <w:bodyDiv w:val="1"/>
      <w:marLeft w:val="0"/>
      <w:marRight w:val="0"/>
      <w:marTop w:val="0"/>
      <w:marBottom w:val="0"/>
      <w:divBdr>
        <w:top w:val="none" w:sz="0" w:space="0" w:color="auto"/>
        <w:left w:val="none" w:sz="0" w:space="0" w:color="auto"/>
        <w:bottom w:val="none" w:sz="0" w:space="0" w:color="auto"/>
        <w:right w:val="none" w:sz="0" w:space="0" w:color="auto"/>
      </w:divBdr>
    </w:div>
    <w:div w:id="808327476">
      <w:bodyDiv w:val="1"/>
      <w:marLeft w:val="0"/>
      <w:marRight w:val="0"/>
      <w:marTop w:val="0"/>
      <w:marBottom w:val="0"/>
      <w:divBdr>
        <w:top w:val="none" w:sz="0" w:space="0" w:color="auto"/>
        <w:left w:val="none" w:sz="0" w:space="0" w:color="auto"/>
        <w:bottom w:val="none" w:sz="0" w:space="0" w:color="auto"/>
        <w:right w:val="none" w:sz="0" w:space="0" w:color="auto"/>
      </w:divBdr>
    </w:div>
    <w:div w:id="910232770">
      <w:bodyDiv w:val="1"/>
      <w:marLeft w:val="0"/>
      <w:marRight w:val="0"/>
      <w:marTop w:val="0"/>
      <w:marBottom w:val="0"/>
      <w:divBdr>
        <w:top w:val="none" w:sz="0" w:space="0" w:color="auto"/>
        <w:left w:val="none" w:sz="0" w:space="0" w:color="auto"/>
        <w:bottom w:val="none" w:sz="0" w:space="0" w:color="auto"/>
        <w:right w:val="none" w:sz="0" w:space="0" w:color="auto"/>
      </w:divBdr>
      <w:divsChild>
        <w:div w:id="245968187">
          <w:marLeft w:val="0"/>
          <w:marRight w:val="0"/>
          <w:marTop w:val="0"/>
          <w:marBottom w:val="240"/>
          <w:divBdr>
            <w:top w:val="none" w:sz="0" w:space="0" w:color="auto"/>
            <w:left w:val="none" w:sz="0" w:space="0" w:color="auto"/>
            <w:bottom w:val="none" w:sz="0" w:space="0" w:color="auto"/>
            <w:right w:val="none" w:sz="0" w:space="0" w:color="auto"/>
          </w:divBdr>
        </w:div>
        <w:div w:id="1061059401">
          <w:marLeft w:val="0"/>
          <w:marRight w:val="0"/>
          <w:marTop w:val="0"/>
          <w:marBottom w:val="240"/>
          <w:divBdr>
            <w:top w:val="none" w:sz="0" w:space="0" w:color="auto"/>
            <w:left w:val="none" w:sz="0" w:space="0" w:color="auto"/>
            <w:bottom w:val="none" w:sz="0" w:space="0" w:color="auto"/>
            <w:right w:val="none" w:sz="0" w:space="0" w:color="auto"/>
          </w:divBdr>
        </w:div>
        <w:div w:id="1325401491">
          <w:marLeft w:val="0"/>
          <w:marRight w:val="0"/>
          <w:marTop w:val="0"/>
          <w:marBottom w:val="240"/>
          <w:divBdr>
            <w:top w:val="none" w:sz="0" w:space="0" w:color="auto"/>
            <w:left w:val="none" w:sz="0" w:space="0" w:color="auto"/>
            <w:bottom w:val="none" w:sz="0" w:space="0" w:color="auto"/>
            <w:right w:val="none" w:sz="0" w:space="0" w:color="auto"/>
          </w:divBdr>
        </w:div>
        <w:div w:id="1878740294">
          <w:marLeft w:val="0"/>
          <w:marRight w:val="0"/>
          <w:marTop w:val="0"/>
          <w:marBottom w:val="240"/>
          <w:divBdr>
            <w:top w:val="none" w:sz="0" w:space="0" w:color="auto"/>
            <w:left w:val="none" w:sz="0" w:space="0" w:color="auto"/>
            <w:bottom w:val="none" w:sz="0" w:space="0" w:color="auto"/>
            <w:right w:val="none" w:sz="0" w:space="0" w:color="auto"/>
          </w:divBdr>
        </w:div>
      </w:divsChild>
    </w:div>
    <w:div w:id="1016082250">
      <w:bodyDiv w:val="1"/>
      <w:marLeft w:val="0"/>
      <w:marRight w:val="0"/>
      <w:marTop w:val="0"/>
      <w:marBottom w:val="0"/>
      <w:divBdr>
        <w:top w:val="none" w:sz="0" w:space="0" w:color="auto"/>
        <w:left w:val="none" w:sz="0" w:space="0" w:color="auto"/>
        <w:bottom w:val="none" w:sz="0" w:space="0" w:color="auto"/>
        <w:right w:val="none" w:sz="0" w:space="0" w:color="auto"/>
      </w:divBdr>
    </w:div>
    <w:div w:id="1150244701">
      <w:bodyDiv w:val="1"/>
      <w:marLeft w:val="0"/>
      <w:marRight w:val="0"/>
      <w:marTop w:val="0"/>
      <w:marBottom w:val="0"/>
      <w:divBdr>
        <w:top w:val="none" w:sz="0" w:space="0" w:color="auto"/>
        <w:left w:val="none" w:sz="0" w:space="0" w:color="auto"/>
        <w:bottom w:val="none" w:sz="0" w:space="0" w:color="auto"/>
        <w:right w:val="none" w:sz="0" w:space="0" w:color="auto"/>
      </w:divBdr>
    </w:div>
    <w:div w:id="1390610086">
      <w:bodyDiv w:val="1"/>
      <w:marLeft w:val="0"/>
      <w:marRight w:val="0"/>
      <w:marTop w:val="0"/>
      <w:marBottom w:val="0"/>
      <w:divBdr>
        <w:top w:val="none" w:sz="0" w:space="0" w:color="auto"/>
        <w:left w:val="none" w:sz="0" w:space="0" w:color="auto"/>
        <w:bottom w:val="none" w:sz="0" w:space="0" w:color="auto"/>
        <w:right w:val="none" w:sz="0" w:space="0" w:color="auto"/>
      </w:divBdr>
    </w:div>
    <w:div w:id="1493137925">
      <w:bodyDiv w:val="1"/>
      <w:marLeft w:val="0"/>
      <w:marRight w:val="0"/>
      <w:marTop w:val="0"/>
      <w:marBottom w:val="0"/>
      <w:divBdr>
        <w:top w:val="none" w:sz="0" w:space="0" w:color="auto"/>
        <w:left w:val="none" w:sz="0" w:space="0" w:color="auto"/>
        <w:bottom w:val="none" w:sz="0" w:space="0" w:color="auto"/>
        <w:right w:val="none" w:sz="0" w:space="0" w:color="auto"/>
      </w:divBdr>
    </w:div>
    <w:div w:id="1799641295">
      <w:bodyDiv w:val="1"/>
      <w:marLeft w:val="0"/>
      <w:marRight w:val="0"/>
      <w:marTop w:val="0"/>
      <w:marBottom w:val="0"/>
      <w:divBdr>
        <w:top w:val="none" w:sz="0" w:space="0" w:color="auto"/>
        <w:left w:val="none" w:sz="0" w:space="0" w:color="auto"/>
        <w:bottom w:val="none" w:sz="0" w:space="0" w:color="auto"/>
        <w:right w:val="none" w:sz="0" w:space="0" w:color="auto"/>
      </w:divBdr>
      <w:divsChild>
        <w:div w:id="232400796">
          <w:marLeft w:val="0"/>
          <w:marRight w:val="0"/>
          <w:marTop w:val="0"/>
          <w:marBottom w:val="0"/>
          <w:divBdr>
            <w:top w:val="none" w:sz="0" w:space="0" w:color="auto"/>
            <w:left w:val="none" w:sz="0" w:space="0" w:color="auto"/>
            <w:bottom w:val="none" w:sz="0" w:space="0" w:color="auto"/>
            <w:right w:val="none" w:sz="0" w:space="0" w:color="auto"/>
          </w:divBdr>
          <w:divsChild>
            <w:div w:id="1378242159">
              <w:marLeft w:val="0"/>
              <w:marRight w:val="0"/>
              <w:marTop w:val="0"/>
              <w:marBottom w:val="0"/>
              <w:divBdr>
                <w:top w:val="none" w:sz="0" w:space="0" w:color="auto"/>
                <w:left w:val="none" w:sz="0" w:space="0" w:color="auto"/>
                <w:bottom w:val="none" w:sz="0" w:space="0" w:color="auto"/>
                <w:right w:val="none" w:sz="0" w:space="0" w:color="auto"/>
              </w:divBdr>
              <w:divsChild>
                <w:div w:id="165675288">
                  <w:marLeft w:val="0"/>
                  <w:marRight w:val="0"/>
                  <w:marTop w:val="0"/>
                  <w:marBottom w:val="0"/>
                  <w:divBdr>
                    <w:top w:val="none" w:sz="0" w:space="0" w:color="auto"/>
                    <w:left w:val="none" w:sz="0" w:space="0" w:color="auto"/>
                    <w:bottom w:val="none" w:sz="0" w:space="0" w:color="auto"/>
                    <w:right w:val="none" w:sz="0" w:space="0" w:color="auto"/>
                  </w:divBdr>
                </w:div>
                <w:div w:id="213975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900989">
          <w:marLeft w:val="0"/>
          <w:marRight w:val="0"/>
          <w:marTop w:val="0"/>
          <w:marBottom w:val="0"/>
          <w:divBdr>
            <w:top w:val="none" w:sz="0" w:space="0" w:color="auto"/>
            <w:left w:val="none" w:sz="0" w:space="0" w:color="auto"/>
            <w:bottom w:val="none" w:sz="0" w:space="0" w:color="auto"/>
            <w:right w:val="none" w:sz="0" w:space="0" w:color="auto"/>
          </w:divBdr>
          <w:divsChild>
            <w:div w:id="1657880718">
              <w:marLeft w:val="0"/>
              <w:marRight w:val="0"/>
              <w:marTop w:val="0"/>
              <w:marBottom w:val="0"/>
              <w:divBdr>
                <w:top w:val="none" w:sz="0" w:space="0" w:color="auto"/>
                <w:left w:val="none" w:sz="0" w:space="0" w:color="auto"/>
                <w:bottom w:val="none" w:sz="0" w:space="0" w:color="auto"/>
                <w:right w:val="none" w:sz="0" w:space="0" w:color="auto"/>
              </w:divBdr>
              <w:divsChild>
                <w:div w:id="78886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294422">
          <w:marLeft w:val="0"/>
          <w:marRight w:val="0"/>
          <w:marTop w:val="0"/>
          <w:marBottom w:val="0"/>
          <w:divBdr>
            <w:top w:val="none" w:sz="0" w:space="0" w:color="auto"/>
            <w:left w:val="none" w:sz="0" w:space="0" w:color="auto"/>
            <w:bottom w:val="none" w:sz="0" w:space="0" w:color="auto"/>
            <w:right w:val="none" w:sz="0" w:space="0" w:color="auto"/>
          </w:divBdr>
          <w:divsChild>
            <w:div w:id="157694677">
              <w:marLeft w:val="0"/>
              <w:marRight w:val="0"/>
              <w:marTop w:val="0"/>
              <w:marBottom w:val="0"/>
              <w:divBdr>
                <w:top w:val="none" w:sz="0" w:space="0" w:color="auto"/>
                <w:left w:val="none" w:sz="0" w:space="0" w:color="auto"/>
                <w:bottom w:val="none" w:sz="0" w:space="0" w:color="auto"/>
                <w:right w:val="none" w:sz="0" w:space="0" w:color="auto"/>
              </w:divBdr>
              <w:divsChild>
                <w:div w:id="174117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977418">
          <w:marLeft w:val="0"/>
          <w:marRight w:val="0"/>
          <w:marTop w:val="0"/>
          <w:marBottom w:val="0"/>
          <w:divBdr>
            <w:top w:val="none" w:sz="0" w:space="0" w:color="auto"/>
            <w:left w:val="none" w:sz="0" w:space="0" w:color="auto"/>
            <w:bottom w:val="none" w:sz="0" w:space="0" w:color="auto"/>
            <w:right w:val="none" w:sz="0" w:space="0" w:color="auto"/>
          </w:divBdr>
          <w:divsChild>
            <w:div w:id="1592351848">
              <w:marLeft w:val="0"/>
              <w:marRight w:val="0"/>
              <w:marTop w:val="0"/>
              <w:marBottom w:val="0"/>
              <w:divBdr>
                <w:top w:val="none" w:sz="0" w:space="0" w:color="auto"/>
                <w:left w:val="none" w:sz="0" w:space="0" w:color="auto"/>
                <w:bottom w:val="none" w:sz="0" w:space="0" w:color="auto"/>
                <w:right w:val="none" w:sz="0" w:space="0" w:color="auto"/>
              </w:divBdr>
              <w:divsChild>
                <w:div w:id="14447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498735">
          <w:marLeft w:val="0"/>
          <w:marRight w:val="0"/>
          <w:marTop w:val="0"/>
          <w:marBottom w:val="0"/>
          <w:divBdr>
            <w:top w:val="none" w:sz="0" w:space="0" w:color="auto"/>
            <w:left w:val="none" w:sz="0" w:space="0" w:color="auto"/>
            <w:bottom w:val="none" w:sz="0" w:space="0" w:color="auto"/>
            <w:right w:val="none" w:sz="0" w:space="0" w:color="auto"/>
          </w:divBdr>
          <w:divsChild>
            <w:div w:id="742482646">
              <w:marLeft w:val="0"/>
              <w:marRight w:val="0"/>
              <w:marTop w:val="0"/>
              <w:marBottom w:val="0"/>
              <w:divBdr>
                <w:top w:val="none" w:sz="0" w:space="0" w:color="auto"/>
                <w:left w:val="none" w:sz="0" w:space="0" w:color="auto"/>
                <w:bottom w:val="none" w:sz="0" w:space="0" w:color="auto"/>
                <w:right w:val="none" w:sz="0" w:space="0" w:color="auto"/>
              </w:divBdr>
              <w:divsChild>
                <w:div w:id="314535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233693">
          <w:marLeft w:val="0"/>
          <w:marRight w:val="0"/>
          <w:marTop w:val="0"/>
          <w:marBottom w:val="0"/>
          <w:divBdr>
            <w:top w:val="none" w:sz="0" w:space="0" w:color="auto"/>
            <w:left w:val="none" w:sz="0" w:space="0" w:color="auto"/>
            <w:bottom w:val="none" w:sz="0" w:space="0" w:color="auto"/>
            <w:right w:val="none" w:sz="0" w:space="0" w:color="auto"/>
          </w:divBdr>
          <w:divsChild>
            <w:div w:id="1810661020">
              <w:marLeft w:val="0"/>
              <w:marRight w:val="0"/>
              <w:marTop w:val="0"/>
              <w:marBottom w:val="0"/>
              <w:divBdr>
                <w:top w:val="none" w:sz="0" w:space="0" w:color="auto"/>
                <w:left w:val="none" w:sz="0" w:space="0" w:color="auto"/>
                <w:bottom w:val="none" w:sz="0" w:space="0" w:color="auto"/>
                <w:right w:val="none" w:sz="0" w:space="0" w:color="auto"/>
              </w:divBdr>
              <w:divsChild>
                <w:div w:id="129749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769433">
          <w:marLeft w:val="0"/>
          <w:marRight w:val="0"/>
          <w:marTop w:val="0"/>
          <w:marBottom w:val="0"/>
          <w:divBdr>
            <w:top w:val="none" w:sz="0" w:space="0" w:color="auto"/>
            <w:left w:val="none" w:sz="0" w:space="0" w:color="auto"/>
            <w:bottom w:val="none" w:sz="0" w:space="0" w:color="auto"/>
            <w:right w:val="none" w:sz="0" w:space="0" w:color="auto"/>
          </w:divBdr>
          <w:divsChild>
            <w:div w:id="1443454605">
              <w:marLeft w:val="0"/>
              <w:marRight w:val="0"/>
              <w:marTop w:val="0"/>
              <w:marBottom w:val="0"/>
              <w:divBdr>
                <w:top w:val="none" w:sz="0" w:space="0" w:color="auto"/>
                <w:left w:val="none" w:sz="0" w:space="0" w:color="auto"/>
                <w:bottom w:val="none" w:sz="0" w:space="0" w:color="auto"/>
                <w:right w:val="none" w:sz="0" w:space="0" w:color="auto"/>
              </w:divBdr>
              <w:divsChild>
                <w:div w:id="163244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164452">
          <w:marLeft w:val="0"/>
          <w:marRight w:val="0"/>
          <w:marTop w:val="0"/>
          <w:marBottom w:val="0"/>
          <w:divBdr>
            <w:top w:val="none" w:sz="0" w:space="0" w:color="auto"/>
            <w:left w:val="none" w:sz="0" w:space="0" w:color="auto"/>
            <w:bottom w:val="none" w:sz="0" w:space="0" w:color="auto"/>
            <w:right w:val="none" w:sz="0" w:space="0" w:color="auto"/>
          </w:divBdr>
          <w:divsChild>
            <w:div w:id="1437208970">
              <w:marLeft w:val="0"/>
              <w:marRight w:val="0"/>
              <w:marTop w:val="0"/>
              <w:marBottom w:val="0"/>
              <w:divBdr>
                <w:top w:val="none" w:sz="0" w:space="0" w:color="auto"/>
                <w:left w:val="none" w:sz="0" w:space="0" w:color="auto"/>
                <w:bottom w:val="none" w:sz="0" w:space="0" w:color="auto"/>
                <w:right w:val="none" w:sz="0" w:space="0" w:color="auto"/>
              </w:divBdr>
              <w:divsChild>
                <w:div w:id="33962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0333180">
      <w:bodyDiv w:val="1"/>
      <w:marLeft w:val="0"/>
      <w:marRight w:val="0"/>
      <w:marTop w:val="0"/>
      <w:marBottom w:val="0"/>
      <w:divBdr>
        <w:top w:val="none" w:sz="0" w:space="0" w:color="auto"/>
        <w:left w:val="none" w:sz="0" w:space="0" w:color="auto"/>
        <w:bottom w:val="none" w:sz="0" w:space="0" w:color="auto"/>
        <w:right w:val="none" w:sz="0" w:space="0" w:color="auto"/>
      </w:divBdr>
    </w:div>
    <w:div w:id="1985234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endnotes" Target="endnotes.xml"/><Relationship Id="rId18" Type="http://schemas.openxmlformats.org/officeDocument/2006/relationships/hyperlink" Target="https://sdmplus2.azurewebsites.net/topics/1303" TargetMode="External"/><Relationship Id="rId26" Type="http://schemas.openxmlformats.org/officeDocument/2006/relationships/hyperlink" Target="https://businessrules.azurewebsites.net/BusinessRule/04-24-015" TargetMode="External"/><Relationship Id="rId39" Type="http://schemas.openxmlformats.org/officeDocument/2006/relationships/hyperlink" Target="http://scrumguides.org/" TargetMode="External"/><Relationship Id="rId21" Type="http://schemas.openxmlformats.org/officeDocument/2006/relationships/hyperlink" Target="https://sdmplus2.azurewebsites.net/topics/1111" TargetMode="External"/><Relationship Id="rId34" Type="http://schemas.openxmlformats.org/officeDocument/2006/relationships/image" Target="media/image6.png"/><Relationship Id="rId42" Type="http://schemas.openxmlformats.org/officeDocument/2006/relationships/hyperlink" Target="https://aka.ms/ISDRoadmaps" TargetMode="External"/><Relationship Id="rId47" Type="http://schemas.openxmlformats.org/officeDocument/2006/relationships/hyperlink" Target="https://aka.ms/github_privacy" TargetMode="External"/><Relationship Id="rId50" Type="http://schemas.openxmlformats.org/officeDocument/2006/relationships/fontTable" Target="fontTable.xml"/><Relationship Id="rId7" Type="http://schemas.openxmlformats.org/officeDocument/2006/relationships/customXml" Target="../customXml/item7.xml"/><Relationship Id="rId2" Type="http://schemas.openxmlformats.org/officeDocument/2006/relationships/customXml" Target="../customXml/item2.xml"/><Relationship Id="rId16" Type="http://schemas.microsoft.com/office/2016/09/relationships/commentsIds" Target="commentsIds.xml"/><Relationship Id="rId29" Type="http://schemas.openxmlformats.org/officeDocument/2006/relationships/header" Target="header1.xml"/><Relationship Id="rId11" Type="http://schemas.openxmlformats.org/officeDocument/2006/relationships/webSettings" Target="webSettings.xml"/><Relationship Id="rId24" Type="http://schemas.openxmlformats.org/officeDocument/2006/relationships/hyperlink" Target="https://microsoft.sharepoint.com/teams/CampusIPLibraries/SDMPlus/PROD/SDM%20TemplateDL/PDOC%20Partner%20Status%20Report%20Template.pptx" TargetMode="External"/><Relationship Id="rId32" Type="http://schemas.openxmlformats.org/officeDocument/2006/relationships/image" Target="media/image4.png"/><Relationship Id="rId37" Type="http://schemas.openxmlformats.org/officeDocument/2006/relationships/image" Target="media/image9.svg"/><Relationship Id="rId40" Type="http://schemas.openxmlformats.org/officeDocument/2006/relationships/image" Target="media/image10.png"/><Relationship Id="rId45" Type="http://schemas.openxmlformats.org/officeDocument/2006/relationships/hyperlink" Target="https://vldoctool.cloudapp.net/DocSearch/Document/67904" TargetMode="External"/><Relationship Id="rId53" Type="http://schemas.openxmlformats.org/officeDocument/2006/relationships/theme" Target="theme/theme1.xml"/><Relationship Id="rId5" Type="http://schemas.openxmlformats.org/officeDocument/2006/relationships/customXml" Target="../customXml/item5.xml"/><Relationship Id="rId10" Type="http://schemas.openxmlformats.org/officeDocument/2006/relationships/settings" Target="settings.xml"/><Relationship Id="rId19" Type="http://schemas.openxmlformats.org/officeDocument/2006/relationships/hyperlink" Target="https://microsoft.sharepoint.com/:w:/t/CampusIPLibraries/SDMPlus/Ed94otSvjOFNmJlI13aJDKoBmvImW4g6tR789ZxXOAMjkQ" TargetMode="External"/><Relationship Id="rId31" Type="http://schemas.openxmlformats.org/officeDocument/2006/relationships/hyperlink" Target="https://vldoctool.azurewebsites.net/documents/67904" TargetMode="External"/><Relationship Id="rId44" Type="http://schemas.openxmlformats.org/officeDocument/2006/relationships/package" Target="embeddings/Microsoft_PowerPoint_Slide.sldx"/><Relationship Id="rId52"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comments" Target="comments.xml"/><Relationship Id="rId22" Type="http://schemas.openxmlformats.org/officeDocument/2006/relationships/hyperlink" Target="https://microsoft.sharepoint.com/:p:/t/CampusIPLibraries/SDMPlus/EQWbZyvK6gRCncmsoLrzWd8BKW1Z2vwxuWONnURPogWB-g" TargetMode="External"/><Relationship Id="rId27" Type="http://schemas.openxmlformats.org/officeDocument/2006/relationships/image" Target="media/image1.jpg"/><Relationship Id="rId30" Type="http://schemas.openxmlformats.org/officeDocument/2006/relationships/footer" Target="footer1.xml"/><Relationship Id="rId35" Type="http://schemas.openxmlformats.org/officeDocument/2006/relationships/image" Target="media/image7.svg"/><Relationship Id="rId43" Type="http://schemas.openxmlformats.org/officeDocument/2006/relationships/image" Target="media/image11.emf"/><Relationship Id="rId48" Type="http://schemas.openxmlformats.org/officeDocument/2006/relationships/hyperlink" Target="https://aka.ms/github_dpa" TargetMode="External"/><Relationship Id="rId8" Type="http://schemas.openxmlformats.org/officeDocument/2006/relationships/numbering" Target="numbering.xml"/><Relationship Id="rId51" Type="http://schemas.microsoft.com/office/2011/relationships/people" Target="people.xml"/><Relationship Id="rId3" Type="http://schemas.openxmlformats.org/officeDocument/2006/relationships/customXml" Target="../customXml/item3.xml"/><Relationship Id="rId12" Type="http://schemas.openxmlformats.org/officeDocument/2006/relationships/footnotes" Target="footnotes.xml"/><Relationship Id="rId17" Type="http://schemas.microsoft.com/office/2018/08/relationships/commentsExtensible" Target="commentsExtensible.xml"/><Relationship Id="rId25" Type="http://schemas.openxmlformats.org/officeDocument/2006/relationships/hyperlink" Target="https://vldoctool.azurewebsites.net/landing/services?areaId=&amp;countryId=&amp;languageId=&amp;categoryId=&amp;documentTypeId=&amp;name=Fragment" TargetMode="External"/><Relationship Id="rId33" Type="http://schemas.openxmlformats.org/officeDocument/2006/relationships/image" Target="media/image5.svg"/><Relationship Id="rId38" Type="http://schemas.openxmlformats.org/officeDocument/2006/relationships/hyperlink" Target="https://vldoctool.azurewebsites.net/documents/67904" TargetMode="External"/><Relationship Id="rId46" Type="http://schemas.openxmlformats.org/officeDocument/2006/relationships/hyperlink" Target="https://aka.ms/RAI" TargetMode="External"/><Relationship Id="rId20" Type="http://schemas.openxmlformats.org/officeDocument/2006/relationships/hyperlink" Target="https://microsoft.sharepoint.com/:p:/t/CampusIPLibraries/SDMPlus/EQWbZyvK6gRCncmsoLrzWd8BKW1Z2vwxuWONnURPogWB-g" TargetMode="External"/><Relationship Id="rId41" Type="http://schemas.openxmlformats.org/officeDocument/2006/relationships/hyperlink" Target="https://vldoctool.azurewebsites.net/documents/67904" TargetMode="External"/><Relationship Id="rId54" Type="http://schemas.microsoft.com/office/2019/05/relationships/documenttasks" Target="documenttasks/documenttasks1.xml"/><Relationship Id="rId1" Type="http://schemas.openxmlformats.org/officeDocument/2006/relationships/customXml" Target="../customXml/item1.xml"/><Relationship Id="rId6" Type="http://schemas.openxmlformats.org/officeDocument/2006/relationships/customXml" Target="../customXml/item6.xml"/><Relationship Id="rId15" Type="http://schemas.microsoft.com/office/2011/relationships/commentsExtended" Target="commentsExtended.xml"/><Relationship Id="rId23" Type="http://schemas.openxmlformats.org/officeDocument/2006/relationships/hyperlink" Target="https://sdmplus2.azurewebsites.net/topics/1267" TargetMode="External"/><Relationship Id="rId28" Type="http://schemas.openxmlformats.org/officeDocument/2006/relationships/image" Target="media/image2.png"/><Relationship Id="rId36" Type="http://schemas.openxmlformats.org/officeDocument/2006/relationships/image" Target="media/image8.png"/><Relationship Id="rId49"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685F5BFE-883B-42D3-AAB8-E91484B3A862}">
    <t:Anchor>
      <t:Comment id="1513831833"/>
    </t:Anchor>
    <t:History>
      <t:Event id="{218B4D0E-8C9A-41AF-BC29-A6E1DA0B17A1}" time="2025-12-15T17:39:10.831Z">
        <t:Attribution userId="S::kawilson@microsoft.com::c65d4402-181f-4da1-ab7e-d6bdec880eb7" userProvider="AD" userName="Kathleen Wilson"/>
        <t:Anchor>
          <t:Comment id="1513831833"/>
        </t:Anchor>
        <t:Create/>
      </t:Event>
      <t:Event id="{AB83D25D-E1C4-4E16-A959-4CA0EF09DD00}" time="2025-12-15T17:39:10.831Z">
        <t:Attribution userId="S::kawilson@microsoft.com::c65d4402-181f-4da1-ab7e-d6bdec880eb7" userProvider="AD" userName="Kathleen Wilson"/>
        <t:Anchor>
          <t:Comment id="1513831833"/>
        </t:Anchor>
        <t:Assign userId="S::saadsiddique@microsoft.com::50249f60-8936-4166-80c9-cde9435c53d5" userProvider="AD" userName="Saad Siddique"/>
      </t:Event>
      <t:Event id="{6B022E9B-C87B-40E2-9F00-C014E793077E}" time="2025-12-15T17:39:10.831Z">
        <t:Attribution userId="S::kawilson@microsoft.com::c65d4402-181f-4da1-ab7e-d6bdec880eb7" userProvider="AD" userName="Kathleen Wilson"/>
        <t:Anchor>
          <t:Comment id="1513831833"/>
        </t:Anchor>
        <t:SetTitle title="Why are we using Engagement? The standard template uses Project. @Saad Siddique are you okay with me changing this back"/>
      </t:Event>
      <t:Event id="{2F4EBF02-9DAF-4EA0-9B4A-EED389E4FFCC}" time="2025-12-19T22:15:33.727Z">
        <t:Attribution userId="S::saadsiddique@microsoft.com::50249f60-8936-4166-80c9-cde9435c53d5" userProvider="AD" userName="Saad Siddique"/>
        <t:Progress percentComplete="100"/>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D79476610F54E568EA565E92086FE6E"/>
        <w:category>
          <w:name w:val="General"/>
          <w:gallery w:val="placeholder"/>
        </w:category>
        <w:types>
          <w:type w:val="bbPlcHdr"/>
        </w:types>
        <w:behaviors>
          <w:behavior w:val="content"/>
        </w:behaviors>
        <w:guid w:val="{DEA468FA-1F10-4C8B-A401-6E6210CF2B81}"/>
      </w:docPartPr>
      <w:docPartBody>
        <w:p w:rsidR="0042250C" w:rsidRDefault="00535ED6" w:rsidP="00535ED6">
          <w:pPr>
            <w:pStyle w:val="5D79476610F54E568EA565E92086FE6E"/>
          </w:pPr>
          <w:r w:rsidRPr="00B23CB8">
            <w:rPr>
              <w:rStyle w:val="PlaceholderText"/>
            </w:rPr>
            <w:t>[Title]</w:t>
          </w:r>
        </w:p>
      </w:docPartBody>
    </w:docPart>
    <w:docPart>
      <w:docPartPr>
        <w:name w:val="56CD54E55D1B47DBB7AD68DA38A8BBE8"/>
        <w:category>
          <w:name w:val="General"/>
          <w:gallery w:val="placeholder"/>
        </w:category>
        <w:types>
          <w:type w:val="bbPlcHdr"/>
        </w:types>
        <w:behaviors>
          <w:behavior w:val="content"/>
        </w:behaviors>
        <w:guid w:val="{6109C2B4-FCB2-40A1-9E8B-A315B5ED69E5}"/>
      </w:docPartPr>
      <w:docPartBody>
        <w:p w:rsidR="005C7DB8" w:rsidRDefault="00055847" w:rsidP="00055847">
          <w:pPr>
            <w:pStyle w:val="56CD54E55D1B47DBB7AD68DA38A8BBE8"/>
          </w:pPr>
          <w:r w:rsidRPr="00B23CB8">
            <w:rPr>
              <w:rStyle w:val="PlaceholderText"/>
            </w:rPr>
            <w:t>[Title]</w:t>
          </w:r>
        </w:p>
      </w:docPartBody>
    </w:docPart>
    <w:docPart>
      <w:docPartPr>
        <w:name w:val="E05D7DA341B0402F980F40BE96A0C6ED"/>
        <w:category>
          <w:name w:val="General"/>
          <w:gallery w:val="placeholder"/>
        </w:category>
        <w:types>
          <w:type w:val="bbPlcHdr"/>
        </w:types>
        <w:behaviors>
          <w:behavior w:val="content"/>
        </w:behaviors>
        <w:guid w:val="{71A009FF-6777-4A63-98F5-6CAA96C82995}"/>
      </w:docPartPr>
      <w:docPartBody>
        <w:p w:rsidR="005C7DB8" w:rsidRDefault="00055847" w:rsidP="00055847">
          <w:pPr>
            <w:pStyle w:val="E05D7DA341B0402F980F40BE96A0C6ED"/>
          </w:pPr>
          <w:r w:rsidRPr="00B23CB8">
            <w:rPr>
              <w:rStyle w:val="PlaceholderText"/>
            </w:rPr>
            <w:t>[Abstract]</w:t>
          </w:r>
        </w:p>
      </w:docPartBody>
    </w:docPart>
    <w:docPart>
      <w:docPartPr>
        <w:name w:val="159237C5BB1742BABD5ACBE49BC4FACC"/>
        <w:category>
          <w:name w:val="General"/>
          <w:gallery w:val="placeholder"/>
        </w:category>
        <w:types>
          <w:type w:val="bbPlcHdr"/>
        </w:types>
        <w:behaviors>
          <w:behavior w:val="content"/>
        </w:behaviors>
        <w:guid w:val="{51ED1386-A34F-4830-8346-EC5F215F604D}"/>
      </w:docPartPr>
      <w:docPartBody>
        <w:p w:rsidR="005C7DB8" w:rsidRDefault="00055847" w:rsidP="00055847">
          <w:pPr>
            <w:pStyle w:val="159237C5BB1742BABD5ACBE49BC4FACC"/>
          </w:pPr>
          <w:r w:rsidRPr="000E5D55">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Light">
    <w:altName w:val="Arial"/>
    <w:charset w:val="00"/>
    <w:family w:val="swiss"/>
    <w:pitch w:val="variable"/>
    <w:sig w:usb0="A00002AF" w:usb1="4000205B" w:usb2="00000000" w:usb3="00000000" w:csb0="0000009F" w:csb1="00000000"/>
  </w:font>
  <w:font w:name="Segoe Sans Text">
    <w:charset w:val="00"/>
    <w:family w:val="auto"/>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Segoe Sans Text Semibold">
    <w:charset w:val="00"/>
    <w:family w:val="auto"/>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Semibold">
    <w:panose1 w:val="020B07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ani">
    <w:charset w:val="00"/>
    <w:family w:val="roman"/>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ED6"/>
    <w:rsid w:val="000471A8"/>
    <w:rsid w:val="00055847"/>
    <w:rsid w:val="000A5858"/>
    <w:rsid w:val="00144514"/>
    <w:rsid w:val="00165361"/>
    <w:rsid w:val="00202F05"/>
    <w:rsid w:val="00217D3B"/>
    <w:rsid w:val="002E146A"/>
    <w:rsid w:val="002F45E5"/>
    <w:rsid w:val="0037196B"/>
    <w:rsid w:val="003C4F49"/>
    <w:rsid w:val="0042250C"/>
    <w:rsid w:val="004304B8"/>
    <w:rsid w:val="0051700F"/>
    <w:rsid w:val="00523D1E"/>
    <w:rsid w:val="00535ED6"/>
    <w:rsid w:val="005656C6"/>
    <w:rsid w:val="005C7DB8"/>
    <w:rsid w:val="006A2D52"/>
    <w:rsid w:val="006A36CB"/>
    <w:rsid w:val="006F4113"/>
    <w:rsid w:val="00755A16"/>
    <w:rsid w:val="008A485A"/>
    <w:rsid w:val="009677D7"/>
    <w:rsid w:val="00A01052"/>
    <w:rsid w:val="00A71263"/>
    <w:rsid w:val="00B73AFD"/>
    <w:rsid w:val="00CB0CF1"/>
    <w:rsid w:val="00D23D4D"/>
    <w:rsid w:val="00D604D3"/>
    <w:rsid w:val="00E340FA"/>
    <w:rsid w:val="00E50FE7"/>
    <w:rsid w:val="00E85164"/>
    <w:rsid w:val="00EC6EB1"/>
    <w:rsid w:val="00ED7317"/>
    <w:rsid w:val="00F00695"/>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55847"/>
  </w:style>
  <w:style w:type="paragraph" w:customStyle="1" w:styleId="5D79476610F54E568EA565E92086FE6E">
    <w:name w:val="5D79476610F54E568EA565E92086FE6E"/>
    <w:rsid w:val="00535ED6"/>
  </w:style>
  <w:style w:type="paragraph" w:customStyle="1" w:styleId="56CD54E55D1B47DBB7AD68DA38A8BBE8">
    <w:name w:val="56CD54E55D1B47DBB7AD68DA38A8BBE8"/>
    <w:rsid w:val="00055847"/>
  </w:style>
  <w:style w:type="paragraph" w:customStyle="1" w:styleId="E05D7DA341B0402F980F40BE96A0C6ED">
    <w:name w:val="E05D7DA341B0402F980F40BE96A0C6ED"/>
    <w:rsid w:val="00055847"/>
  </w:style>
  <w:style w:type="paragraph" w:customStyle="1" w:styleId="159237C5BB1742BABD5ACBE49BC4FACC">
    <w:name w:val="159237C5BB1742BABD5ACBE49BC4FACC"/>
    <w:rsid w:val="0005584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CoverPageProperties xmlns="http://schemas.microsoft.com/office/2006/coverPageProps">
  <PublishDate/>
  <Abstract>&lt;Customer Name&gt;</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Campus Managed IP - ESSM" ma:contentTypeID="0x01010079CA57CA2DAD654DAB031774EE674658004916F4EB3795C34F9B65723B0A04908E0100F0AB8657CD603C42BAD4AF3935BAE1B1" ma:contentTypeVersion="307" ma:contentTypeDescription="This content type is used to define the metadata and behavior of Managed IP managed by the ESSM team." ma:contentTypeScope="" ma:versionID="a9e3bc2fb4cf3fb207d04ece763ad28b">
  <xsd:schema xmlns:xsd="http://www.w3.org/2001/XMLSchema" xmlns:xs="http://www.w3.org/2001/XMLSchema" xmlns:p="http://schemas.microsoft.com/office/2006/metadata/properties" xmlns:ns1="http://schemas.microsoft.com/sharepoint/v3" xmlns:ns2="8A0D54D7-C1AC-4E6B-A928-FC54455AB809" xmlns:ns3="230e9df3-be65-4c73-a93b-d1236ebd677e" xmlns:ns4="8a0d54d7-c1ac-4e6b-a928-fc54455ab809" xmlns:ns5="F17C353E-4BD7-425E-87A9-D98CBD787A81" xmlns:ns6="f17c353e-4bd7-425e-87a9-d98cbd787a81" targetNamespace="http://schemas.microsoft.com/office/2006/metadata/properties" ma:root="true" ma:fieldsID="63fd36175228dbcf492cd88500a3803a" ns1:_="" ns2:_="" ns3:_="" ns4:_="" ns5:_="" ns6:_="">
    <xsd:import namespace="http://schemas.microsoft.com/sharepoint/v3"/>
    <xsd:import namespace="8A0D54D7-C1AC-4E6B-A928-FC54455AB809"/>
    <xsd:import namespace="230e9df3-be65-4c73-a93b-d1236ebd677e"/>
    <xsd:import namespace="8a0d54d7-c1ac-4e6b-a928-fc54455ab809"/>
    <xsd:import namespace="F17C353E-4BD7-425E-87A9-D98CBD787A81"/>
    <xsd:import namespace="f17c353e-4bd7-425e-87a9-d98cbd787a81"/>
    <xsd:element name="properties">
      <xsd:complexType>
        <xsd:sequence>
          <xsd:element name="documentManagement">
            <xsd:complexType>
              <xsd:all>
                <xsd:element ref="ns2:English_x0020_Title" minOccurs="0"/>
                <xsd:element ref="ns3:DocumentDescription" minOccurs="0"/>
                <xsd:element ref="ns2:OfferingID0" minOccurs="0"/>
                <xsd:element ref="ns4:Solution_x0020_Area" minOccurs="0"/>
                <xsd:element ref="ns4:Industry" minOccurs="0"/>
                <xsd:element ref="ns3:Authors" minOccurs="0"/>
                <xsd:element ref="ns3:campusactivity" minOccurs="0"/>
                <xsd:element ref="ns5:PhoenixItemCode" minOccurs="0"/>
                <xsd:element ref="ns2:SecurityGroup" minOccurs="0"/>
                <xsd:element ref="ns2:Flavor" minOccurs="0"/>
                <xsd:element ref="ns3:TaxCatchAll" minOccurs="0"/>
                <xsd:element ref="ns3:_dlc_DocIdUrl" minOccurs="0"/>
                <xsd:element ref="ns3:_dlc_DocId" minOccurs="0"/>
                <xsd:element ref="ns3:_dlc_DocIdPersistId" minOccurs="0"/>
                <xsd:element ref="ns3:TaxCatchAllLabel" minOccurs="0"/>
                <xsd:element ref="ns6:SharedWithUsers" minOccurs="0"/>
                <xsd:element ref="ns6:SharedWithDetails" minOccurs="0"/>
                <xsd:element ref="ns6:ESSM_x0020_IP_x0020_Types" minOccurs="0"/>
                <xsd:element ref="ns6:MS_x0020_Product" minOccurs="0"/>
                <xsd:element ref="ns6:MS_x0020_Languages" minOccurs="0"/>
                <xsd:element ref="ns4:lcf76f155ced4ddcb4097134ff3c332f" minOccurs="0"/>
                <xsd:element ref="ns4:HideInSearch" minOccurs="0"/>
                <xsd:element ref="ns4:IP_x0020_Flag" minOccurs="0"/>
                <xsd:element ref="ns4:KitchenAssetType" minOccurs="0"/>
                <xsd:element ref="ns4:MediaServiceSearchProperties" minOccurs="0"/>
                <xsd:element ref="ns1:AverageRating" minOccurs="0"/>
                <xsd:element ref="ns1:RatingCount" minOccurs="0"/>
                <xsd:element ref="ns1:RatedBy" minOccurs="0"/>
                <xsd:element ref="ns1:Ratings" minOccurs="0"/>
                <xsd:element ref="ns1:LikesCount" minOccurs="0"/>
                <xsd:element ref="ns1:LikedBy" minOccurs="0"/>
                <xsd:element ref="ns4:MediaServiceDocTags" minOccurs="0"/>
                <xsd:element ref="ns4:MCEM" minOccurs="0"/>
                <xsd:element ref="ns4:Solution_x0020_Plays" minOccurs="0"/>
                <xsd:element ref="ns4:IsIPKey" minOccurs="0"/>
                <xsd:element ref="ns4:MediaServiceObjectDetectorVersions" minOccurs="0"/>
                <xsd:element ref="ns4:MediaServiceBillingMetadata" minOccurs="0"/>
                <xsd:element ref="ns4:FY26SolutionPlay" minOccurs="0"/>
                <xsd:element ref="ns4:FY26SolutionAre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AverageRating" ma:index="34" nillable="true" ma:displayName="Rating (0-5)" ma:decimals="2" ma:description="Average value of all the ratings that have been submitted" ma:internalName="AverageRating" ma:readOnly="true">
      <xsd:simpleType>
        <xsd:restriction base="dms:Number"/>
      </xsd:simpleType>
    </xsd:element>
    <xsd:element name="RatingCount" ma:index="35" nillable="true" ma:displayName="Number of Ratings" ma:decimals="0" ma:description="Number of ratings submitted" ma:internalName="RatingCount" ma:readOnly="true">
      <xsd:simpleType>
        <xsd:restriction base="dms:Number"/>
      </xsd:simpleType>
    </xsd:element>
    <xsd:element name="RatedBy" ma:index="36" nillable="true" ma:displayName="Rated By" ma:description="Users rated the item." ma:hidden="true" ma:list="UserInfo" ma:internalName="RatedBy">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atings" ma:index="37" nillable="true" ma:displayName="User ratings" ma:description="User ratings for the item" ma:hidden="true" ma:internalName="Ratings">
      <xsd:simpleType>
        <xsd:restriction base="dms:Note"/>
      </xsd:simpleType>
    </xsd:element>
    <xsd:element name="LikesCount" ma:index="38" nillable="true" ma:displayName="Number of Likes" ma:internalName="LikesCount">
      <xsd:simpleType>
        <xsd:restriction base="dms:Unknown"/>
      </xsd:simpleType>
    </xsd:element>
    <xsd:element name="LikedBy" ma:index="39" nillable="true" ma:displayName="Liked By" ma:hidden="true" ma:list="UserInfo" ma:internalName="LikedBy">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A0D54D7-C1AC-4E6B-A928-FC54455AB809" elementFormDefault="qualified">
    <xsd:import namespace="http://schemas.microsoft.com/office/2006/documentManagement/types"/>
    <xsd:import namespace="http://schemas.microsoft.com/office/infopath/2007/PartnerControls"/>
    <xsd:element name="English_x0020_Title" ma:index="2" nillable="true" ma:displayName="English Title" ma:description="For localized IP, fill this field with corresponding English IP's title. This will be used to group IP together in UI." ma:internalName="English_x0020_Title" ma:readOnly="false">
      <xsd:simpleType>
        <xsd:restriction base="dms:Text"/>
      </xsd:simpleType>
    </xsd:element>
    <xsd:element name="OfferingID0" ma:index="4" nillable="true" ma:displayName="OfferingID" ma:list="{19A8BD87-F950-4315-925F-4607FC51A28E}" ma:internalName="OfferingID0" ma:readOnly="false" ma:showField="OID" ma:web="{F17C353E-4BD7-425E-87A9-D98CBD787A81}">
      <xsd:complexType>
        <xsd:complexContent>
          <xsd:extension base="dms:MultiChoiceLookup">
            <xsd:sequence>
              <xsd:element name="Value" type="dms:Lookup" maxOccurs="unbounded" minOccurs="0" nillable="true"/>
            </xsd:sequence>
          </xsd:extension>
        </xsd:complexContent>
      </xsd:complexType>
    </xsd:element>
    <xsd:element name="SecurityGroup" ma:index="10" nillable="true" ma:displayName="SecurityGroup" ma:internalName="SecurityGroup" ma:readOnly="false">
      <xsd:complexType>
        <xsd:complexContent>
          <xsd:extension base="dms:MultiChoice">
            <xsd:sequence>
              <xsd:element name="Value" maxOccurs="unbounded" minOccurs="0" nillable="true">
                <xsd:simpleType>
                  <xsd:restriction base="dms:Choice">
                    <xsd:enumeration value="All_MSFTE"/>
                    <xsd:enumeration value="All_MSNonFTE"/>
                    <xsd:enumeration value="DOD-Portfolio"/>
                  </xsd:restriction>
                </xsd:simpleType>
              </xsd:element>
            </xsd:sequence>
          </xsd:extension>
        </xsd:complexContent>
      </xsd:complexType>
    </xsd:element>
    <xsd:element name="Flavor" ma:index="11" nillable="true" ma:displayName="Flavor" ma:internalName="Flavor" ma:readOnly="false">
      <xsd:complexType>
        <xsd:complexContent>
          <xsd:extension base="dms:MultiChoice">
            <xsd:sequence>
              <xsd:element name="Value" maxOccurs="unbounded" minOccurs="0" nillable="true">
                <xsd:simpleType>
                  <xsd:restriction base="dms:Choice">
                    <xsd:enumeration value="Small"/>
                    <xsd:enumeration value="Medium"/>
                    <xsd:enumeration value="Large"/>
                    <xsd:enumeration value="CAP"/>
                    <xsd:enumeration value="Variant 1"/>
                    <xsd:enumeration value="Variant 2"/>
                    <xsd:enumeration value="200 Servers"/>
                    <xsd:enumeration value="400 Servers"/>
                    <xsd:enumeration value="1000 Servers"/>
                    <xsd:enumeration value="2000 Servers"/>
                    <xsd:enumeration value="Start Here"/>
                    <xsd:enumeration value="CX with Dynamics"/>
                    <xsd:enumeration value="CX without Dynamics"/>
                    <xsd:enumeration value="Azure Region Portability (ARP)"/>
                    <xsd:enumeration value="Journey to FinOps"/>
                    <xsd:enumeration value="Observability"/>
                    <xsd:enumeration value="Digital governance"/>
                    <xsd:enumeration value="Intelligent applications"/>
                    <xsd:enumeration value="Platform engineering"/>
                    <xsd:enumeration value="Cultural and organizational enablement"/>
                    <xsd:enumeration value="Internal"/>
                    <xsd:enumeration value="External"/>
                    <xsd:enumeration value="Video Library"/>
                    <xsd:enumeration value="Additional Resources"/>
                  </xsd:restriction>
                </xsd:simple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DocumentDescription" ma:index="3" nillable="true" ma:displayName="Document Description" ma:description="Alternate description for documents that can be used for display." ma:internalName="DocumentDescription" ma:readOnly="false">
      <xsd:simpleType>
        <xsd:restriction base="dms:Note">
          <xsd:maxLength value="255"/>
        </xsd:restriction>
      </xsd:simpleType>
    </xsd:element>
    <xsd:element name="Authors" ma:index="7" nillable="true" ma:displayName="Authors" ma:description="The individuals who contributed to the creation of this content. Includes both primary and secondary authors." ma:list="UserInfo" ma:SharePointGroup="0" ma:internalName="Authors"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campusactivity" ma:index="8" nillable="true" ma:displayName="Campus Function" ma:description="Used exclusively by the Campus KM solution for tagging content with the Services function to which the document is applicable." ma:internalName="campusactivity" ma:readOnly="false">
      <xsd:complexType>
        <xsd:complexContent>
          <xsd:extension base="dms:MultiChoice">
            <xsd:sequence>
              <xsd:element name="Value" maxOccurs="unbounded" minOccurs="0" nillable="true">
                <xsd:simpleType>
                  <xsd:restriction base="dms:Choice">
                    <xsd:enumeration value="Sales"/>
                    <xsd:enumeration value="Marketing"/>
                    <xsd:enumeration value="Delivery"/>
                    <xsd:enumeration value="Support"/>
                    <xsd:enumeration value="Readiness"/>
                  </xsd:restriction>
                </xsd:simpleType>
              </xsd:element>
            </xsd:sequence>
          </xsd:extension>
        </xsd:complexContent>
      </xsd:complexType>
    </xsd:element>
    <xsd:element name="TaxCatchAll" ma:index="13" nillable="true" ma:displayName="Taxonomy Catch All Column" ma:hidden="true" ma:list="{8e7a7cc5-7451-43f5-a3b8-82a399b684b7}" ma:internalName="TaxCatchAll" ma:showField="CatchAllData" ma:web="f17c353e-4bd7-425e-87a9-d98cbd787a81">
      <xsd:complexType>
        <xsd:complexContent>
          <xsd:extension base="dms:MultiChoiceLookup">
            <xsd:sequence>
              <xsd:element name="Value" type="dms:Lookup" maxOccurs="unbounded" minOccurs="0" nillable="true"/>
            </xsd:sequence>
          </xsd:extension>
        </xsd:complexContent>
      </xsd:complexType>
    </xsd:element>
    <xsd:element name="_dlc_DocIdUrl" ma:index="14"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 ma:index="15" nillable="true" ma:displayName="Document ID Value" ma:description="The value of the document ID assigned to this item." ma:internalName="_dlc_DocId" ma:readOnly="true">
      <xsd:simpleType>
        <xsd:restriction base="dms:Text"/>
      </xsd:simpleType>
    </xsd:element>
    <xsd:element name="_dlc_DocIdPersistId" ma:index="16" nillable="true" ma:displayName="Persist ID" ma:description="Keep ID on add." ma:hidden="true" ma:internalName="_dlc_DocIdPersistId" ma:readOnly="true">
      <xsd:simpleType>
        <xsd:restriction base="dms:Boolean"/>
      </xsd:simpleType>
    </xsd:element>
    <xsd:element name="TaxCatchAllLabel" ma:index="22" nillable="true" ma:displayName="Taxonomy Catch All Column1" ma:hidden="true" ma:list="{8e7a7cc5-7451-43f5-a3b8-82a399b684b7}" ma:internalName="TaxCatchAllLabel" ma:readOnly="true" ma:showField="CatchAllDataLabel" ma:web="f17c353e-4bd7-425e-87a9-d98cbd787a81">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a0d54d7-c1ac-4e6b-a928-fc54455ab809" elementFormDefault="qualified">
    <xsd:import namespace="http://schemas.microsoft.com/office/2006/documentManagement/types"/>
    <xsd:import namespace="http://schemas.microsoft.com/office/infopath/2007/PartnerControls"/>
    <xsd:element name="Solution_x0020_Area" ma:index="5" nillable="true" ma:displayName="Solution Area" ma:list="{830c509f-365d-41c6-87c5-c4ad28f8a355}" ma:internalName="Solution_x0020_Area" ma:showField="CalSolutionArea">
      <xsd:complexType>
        <xsd:complexContent>
          <xsd:extension base="dms:MultiChoiceLookup">
            <xsd:sequence>
              <xsd:element name="Value" type="dms:Lookup" maxOccurs="unbounded" minOccurs="0" nillable="true"/>
            </xsd:sequence>
          </xsd:extension>
        </xsd:complexContent>
      </xsd:complexType>
    </xsd:element>
    <xsd:element name="Industry" ma:index="6" nillable="true" ma:displayName="Industry" ma:list="{e76cdf90-9427-4cfd-8348-4e496ed0baca}" ma:internalName="Industry" ma:showField="Title">
      <xsd:simpleType>
        <xsd:restriction base="dms:Lookup"/>
      </xsd:simpleType>
    </xsd:element>
    <xsd:element name="lcf76f155ced4ddcb4097134ff3c332f" ma:index="29" nillable="true" ma:taxonomy="true" ma:internalName="lcf76f155ced4ddcb4097134ff3c332f"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HideInSearch" ma:index="30" nillable="true" ma:displayName="HideInSearch" ma:default="0" ma:internalName="HideInSearch">
      <xsd:simpleType>
        <xsd:restriction base="dms:Boolean"/>
      </xsd:simpleType>
    </xsd:element>
    <xsd:element name="IP_x0020_Flag" ma:index="31" nillable="true" ma:displayName="IP Flag" ma:internalName="IP_x0020_Flag">
      <xsd:complexType>
        <xsd:complexContent>
          <xsd:extension base="dms:MultiChoice">
            <xsd:sequence>
              <xsd:element name="Value" maxOccurs="unbounded" minOccurs="0" nillable="true">
                <xsd:simpleType>
                  <xsd:restriction base="dms:Choice">
                    <xsd:enumeration value="In Seismic"/>
                  </xsd:restriction>
                </xsd:simpleType>
              </xsd:element>
            </xsd:sequence>
          </xsd:extension>
        </xsd:complexContent>
      </xsd:complexType>
    </xsd:element>
    <xsd:element name="KitchenAssetType" ma:index="32" nillable="true" ma:displayName="KitchenAssetType" ma:internalName="KitchenAssetType">
      <xsd:complexType>
        <xsd:complexContent>
          <xsd:extension base="dms:MultiChoice">
            <xsd:sequence>
              <xsd:element name="Value" maxOccurs="unbounded" minOccurs="0" nillable="true">
                <xsd:simpleType>
                  <xsd:restriction base="dms:Choice">
                    <xsd:enumeration value="Presentation Assets"/>
                    <xsd:enumeration value="Technical Assets"/>
                    <xsd:enumeration value="Demo Script Files"/>
                    <xsd:enumeration value="Installation Files"/>
                    <xsd:enumeration value="Documents Used in Demo"/>
                    <xsd:enumeration value="Video Recordings"/>
                    <xsd:enumeration value="Twin Graph"/>
                    <xsd:enumeration value="Recordings"/>
                    <xsd:enumeration value="PowerApps – Solution + Data"/>
                    <xsd:enumeration value="PowerBI Reports"/>
                    <xsd:enumeration value="SQL Database"/>
                    <xsd:enumeration value="Demo Data"/>
                    <xsd:enumeration value="Retail Promo Performance"/>
                  </xsd:restriction>
                </xsd:simpleType>
              </xsd:element>
            </xsd:sequence>
          </xsd:extension>
        </xsd:complexContent>
      </xsd:complexType>
    </xsd:element>
    <xsd:element name="MediaServiceSearchProperties" ma:index="33" nillable="true" ma:displayName="MediaServiceSearchProperties" ma:hidden="true" ma:internalName="MediaServiceSearchProperties" ma:readOnly="true">
      <xsd:simpleType>
        <xsd:restriction base="dms:Note"/>
      </xsd:simpleType>
    </xsd:element>
    <xsd:element name="MediaServiceDocTags" ma:index="40" nillable="true" ma:displayName="MediaServiceDocTags" ma:hidden="true" ma:internalName="MediaServiceDocTags" ma:readOnly="true">
      <xsd:simpleType>
        <xsd:restriction base="dms:Note"/>
      </xsd:simpleType>
    </xsd:element>
    <xsd:element name="MCEM" ma:index="41" nillable="true" ma:displayName="MCEM" ma:internalName="MCEM">
      <xsd:complexType>
        <xsd:complexContent>
          <xsd:extension base="dms:MultiChoice">
            <xsd:sequence>
              <xsd:element name="Value" maxOccurs="unbounded" minOccurs="0" nillable="true">
                <xsd:simpleType>
                  <xsd:restriction base="dms:Choice">
                    <xsd:enumeration value="Listen &amp; Consult"/>
                    <xsd:enumeration value="Inspire &amp; Design"/>
                    <xsd:enumeration value="Empower &amp; Achieve"/>
                    <xsd:enumeration value="Manage &amp; Optimize"/>
                    <xsd:enumeration value="Realize Value"/>
                    <xsd:enumeration value="Solution Play"/>
                  </xsd:restriction>
                </xsd:simpleType>
              </xsd:element>
            </xsd:sequence>
          </xsd:extension>
        </xsd:complexContent>
      </xsd:complexType>
    </xsd:element>
    <xsd:element name="Solution_x0020_Plays" ma:index="42" nillable="true" ma:displayName="Solution Plays" ma:list="{59190c78-5e38-4e3a-a023-08774f0d8467}" ma:internalName="Solution_x0020_Plays" ma:showField="Title">
      <xsd:complexType>
        <xsd:complexContent>
          <xsd:extension base="dms:MultiChoiceLookup">
            <xsd:sequence>
              <xsd:element name="Value" type="dms:Lookup" maxOccurs="unbounded" minOccurs="0" nillable="true"/>
            </xsd:sequence>
          </xsd:extension>
        </xsd:complexContent>
      </xsd:complexType>
    </xsd:element>
    <xsd:element name="IsIPKey" ma:index="43" nillable="true" ma:displayName="IsIPKey" ma:default="0" ma:internalName="IsIPKey">
      <xsd:simpleType>
        <xsd:restriction base="dms:Boolean"/>
      </xsd:simpleType>
    </xsd:element>
    <xsd:element name="MediaServiceObjectDetectorVersions" ma:index="44" nillable="true" ma:displayName="MediaServiceObjectDetectorVersions" ma:hidden="true" ma:indexed="true" ma:internalName="MediaServiceObjectDetectorVersions" ma:readOnly="true">
      <xsd:simpleType>
        <xsd:restriction base="dms:Text"/>
      </xsd:simpleType>
    </xsd:element>
    <xsd:element name="MediaServiceBillingMetadata" ma:index="45" nillable="true" ma:displayName="MediaServiceBillingMetadata" ma:hidden="true" ma:internalName="MediaServiceBillingMetadata" ma:readOnly="true">
      <xsd:simpleType>
        <xsd:restriction base="dms:Text"/>
      </xsd:simpleType>
    </xsd:element>
    <xsd:element name="FY26SolutionPlay" ma:index="46" nillable="true" ma:displayName="FY26SolutionPlay" ma:list="{59190c78-5e38-4e3a-a023-08774f0d8467}" ma:internalName="FY26SolutionPlay" ma:showField="FY26_x0020_SolutionPlay">
      <xsd:complexType>
        <xsd:complexContent>
          <xsd:extension base="dms:MultiChoiceLookup">
            <xsd:sequence>
              <xsd:element name="Value" type="dms:Lookup" maxOccurs="unbounded" minOccurs="0" nillable="true"/>
            </xsd:sequence>
          </xsd:extension>
        </xsd:complexContent>
      </xsd:complexType>
    </xsd:element>
    <xsd:element name="FY26SolutionArea" ma:index="47" nillable="true" ma:displayName="FY26SolutionArea" ma:list="{830c509f-365d-41c6-87c5-c4ad28f8a355}" ma:internalName="FY26SolutionArea" ma:showField="FY26_x0020_SolutionArea">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17C353E-4BD7-425E-87A9-D98CBD787A81" elementFormDefault="qualified">
    <xsd:import namespace="http://schemas.microsoft.com/office/2006/documentManagement/types"/>
    <xsd:import namespace="http://schemas.microsoft.com/office/infopath/2007/PartnerControls"/>
    <xsd:element name="PhoenixItemCode" ma:index="9" nillable="true" ma:displayName="PhoenixItemCode" ma:description="Enter single or comma separated list of PheonixItemCode" ma:internalName="PhoenixItemCode"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17c353e-4bd7-425e-87a9-d98cbd787a81" elementFormDefault="qualified">
    <xsd:import namespace="http://schemas.microsoft.com/office/2006/documentManagement/types"/>
    <xsd:import namespace="http://schemas.microsoft.com/office/infopath/2007/PartnerControls"/>
    <xsd:element name="SharedWithUsers" ma:index="2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Shared With Details" ma:internalName="SharedWithDetails" ma:readOnly="true">
      <xsd:simpleType>
        <xsd:restriction base="dms:Note">
          <xsd:maxLength value="255"/>
        </xsd:restriction>
      </xsd:simpleType>
    </xsd:element>
    <xsd:element name="ESSM_x0020_IP_x0020_Types" ma:index="25" nillable="true" ma:displayName="ESSM IP Types" ma:description="New column for ESSM IP Types as choice field in Site Column" ma:internalName="ESSM_x0020_IP_x0020_Types">
      <xsd:complexType>
        <xsd:complexContent>
          <xsd:extension base="dms:MultiChoice">
            <xsd:sequence>
              <xsd:element name="Value" maxOccurs="unbounded" minOccurs="0" nillable="true">
                <xsd:simpleType>
                  <xsd:restriction base="dms:Choice">
                    <xsd:enumeration value="Azure Sizing Model"/>
                    <xsd:enumeration value="Battlecard"/>
                    <xsd:enumeration value="Budgetary Estimate"/>
                    <xsd:enumeration value="Consumption Estimation Model"/>
                    <xsd:enumeration value="Consumption Sizing Model"/>
                    <xsd:enumeration value="Consumption and Effort Sizing Model"/>
                    <xsd:enumeration value="Customer Evidence"/>
                    <xsd:enumeration value="Customer Evidence: Win Wires"/>
                    <xsd:enumeration value="Customer Presentation"/>
                    <xsd:enumeration value="Datasheet"/>
                    <xsd:enumeration value="Deal Shaping and Pricing Guide"/>
                    <xsd:enumeration value="Delivery and Engagement Guide"/>
                    <xsd:enumeration value="Discussion Guide"/>
                    <xsd:enumeration value="Effort Sizing Model"/>
                    <xsd:enumeration value="E-mail Template"/>
                    <xsd:enumeration value="FAQ"/>
                    <xsd:enumeration value="Infographic"/>
                    <xsd:enumeration value="Landing Plan"/>
                    <xsd:enumeration value="Marketing Guide"/>
                    <xsd:enumeration value="MCAPS Offer Value Prop"/>
                    <xsd:enumeration value="One Sliders"/>
                    <xsd:enumeration value="Pathways"/>
                    <xsd:enumeration value="Pricing Guide"/>
                    <xsd:enumeration value="Project Close-Out Presentations"/>
                    <xsd:enumeration value="Project Kick-Off Presentations"/>
                    <xsd:enumeration value="Project Schedule"/>
                    <xsd:enumeration value="Proposal"/>
                    <xsd:enumeration value="Readiness"/>
                    <xsd:enumeration value="Sales Guide"/>
                    <xsd:enumeration value="Sales Play Card"/>
                    <xsd:enumeration value="Solution Architecture"/>
                    <xsd:enumeration value="Statement of Work"/>
                    <xsd:enumeration value="Technical Guide"/>
                    <xsd:enumeration value="Technical Presentation"/>
                    <xsd:enumeration value="Video"/>
                    <xsd:enumeration value="IPKit"/>
                    <xsd:enumeration value="Walking Deck"/>
                  </xsd:restriction>
                </xsd:simpleType>
              </xsd:element>
            </xsd:sequence>
          </xsd:extension>
        </xsd:complexContent>
      </xsd:complexType>
    </xsd:element>
    <xsd:element name="MS_x0020_Product" ma:index="26" nillable="true" ma:displayName="MS Product" ma:description="A Microsoft-wide property for tagging content with Microsoft products and technologies." ma:internalName="MS_x0020_Product">
      <xsd:complexType>
        <xsd:complexContent>
          <xsd:extension base="dms:MultiChoice">
            <xsd:sequence>
              <xsd:element name="Value" maxOccurs="unbounded" minOccurs="0" nillable="true">
                <xsd:simpleType>
                  <xsd:restriction base="dms:Choice">
                    <xsd:enumeration value=".NET Framework"/>
                    <xsd:enumeration value="Active Directory"/>
                    <xsd:enumeration value="Advanced Threat Analytics"/>
                    <xsd:enumeration value="Azure"/>
                    <xsd:enumeration value="Azure Active Directory"/>
                    <xsd:enumeration value="Azure Active Directory Domain Services"/>
                    <xsd:enumeration value="Azure AI + Machine Learning"/>
                    <xsd:enumeration value="Azure Analysis Services"/>
                    <xsd:enumeration value="Azure App Service"/>
                    <xsd:enumeration value="Azure Application Insights"/>
                    <xsd:enumeration value="Azure Blockchain Service"/>
                    <xsd:enumeration value="Azure Bot Services"/>
                    <xsd:enumeration value="Azure Cloud Services"/>
                    <xsd:enumeration value="Azure Cognitive Search"/>
                    <xsd:enumeration value="Azure Cognitive Services"/>
                    <xsd:enumeration value="Azure Compute"/>
                    <xsd:enumeration value="Azure Container Instances"/>
                    <xsd:enumeration value="Azure Content Delivery Network"/>
                    <xsd:enumeration value="Azure Cosmos DB"/>
                    <xsd:enumeration value="Azure Data Box"/>
                    <xsd:enumeration value="Azure Data Factory"/>
                    <xsd:enumeration value="Azure Data Lake"/>
                    <xsd:enumeration value="Azure Data Lake Storage"/>
                    <xsd:enumeration value="Azure Database for PostgreSQL"/>
                    <xsd:enumeration value="Azure Database Migration Service"/>
                    <xsd:enumeration value="Azure Databricks"/>
                    <xsd:enumeration value="Azure DevOps Server"/>
                    <xsd:enumeration value="Azure DevOps Server 2019"/>
                    <xsd:enumeration value="Azure DevOps Services"/>
                    <xsd:enumeration value="Azure DevTest Labs"/>
                    <xsd:enumeration value="Azure Event Hubs"/>
                    <xsd:enumeration value="Azure Front Door"/>
                    <xsd:enumeration value="Azure Functions"/>
                    <xsd:enumeration value="Azure HDInsight"/>
                    <xsd:enumeration value="Azure Health Bot"/>
                    <xsd:enumeration value="Azure Information Protection"/>
                    <xsd:enumeration value="Azure Integration"/>
                    <xsd:enumeration value="Azure Internet of Things"/>
                    <xsd:enumeration value="Azure IoT Edge"/>
                    <xsd:enumeration value="Azure IoT Hub"/>
                    <xsd:enumeration value="Azure IoT solution accelerators"/>
                    <xsd:enumeration value="Azure Key Vault"/>
                    <xsd:enumeration value="Azure Kubernetes Service"/>
                    <xsd:enumeration value="Azure Machine Learning"/>
                    <xsd:enumeration value="Azure Maps"/>
                    <xsd:enumeration value="Azure Media Services"/>
                    <xsd:enumeration value="Azure Monitor"/>
                    <xsd:enumeration value="Azure NetApp Files"/>
                    <xsd:enumeration value="Azure Networking"/>
                    <xsd:enumeration value="Azure Private Link"/>
                    <xsd:enumeration value="Azure Security"/>
                    <xsd:enumeration value="Azure Security Center"/>
                    <xsd:enumeration value="Azure Sentinel"/>
                    <xsd:enumeration value="​Azure Service Bus"/>
                    <xsd:enumeration value="Azure Service Fabric"/>
                    <xsd:enumeration value="Azure SQL"/>
                    <xsd:enumeration value="Azure SQL Database"/>
                    <xsd:enumeration value="Azure Stack"/>
                    <xsd:enumeration value="Azure Storage"/>
                    <xsd:enumeration value="Azure Stream Analytics"/>
                    <xsd:enumeration value="Azure Synapse Analytics"/>
                    <xsd:enumeration value="Azure Time Series Insights"/>
                    <xsd:enumeration value="Azure Virtual Desktop"/>
                    <xsd:enumeration value="Azure Virtual Machines"/>
                    <xsd:enumeration value="Bing"/>
                    <xsd:enumeration value="Cloud App Security"/>
                    <xsd:enumeration value="Cortana"/>
                    <xsd:enumeration value="Dynamics"/>
                    <xsd:enumeration value="Dynamics 365"/>
                    <xsd:enumeration value="Dynamics 365 AI"/>
                    <xsd:enumeration value="Dynamics 365 Business Central"/>
                    <xsd:enumeration value="Dynamics 365 Commerce"/>
                    <xsd:enumeration value="Dynamics 365 Customer Insights"/>
                    <xsd:enumeration value="Dynamics 365 Customer Service"/>
                    <xsd:enumeration value="Dynamics 365 Intelligent Order Management"/>
                    <xsd:enumeration value="Dynamics 365 Field Service"/>
                    <xsd:enumeration value="Dynamics 365 Finance"/>
                    <xsd:enumeration value="Dynamics 365 Fraud Protection"/>
                    <xsd:enumeration value="Dynamics 365 Human Resources"/>
                    <xsd:enumeration value="Dynamics 365 Marketing"/>
                    <xsd:enumeration value="Dynamics 365 Project Operations"/>
                    <xsd:enumeration value="Dynamics 365 Remote Assist"/>
                    <xsd:enumeration value="Dynamics 365 Sales"/>
                    <xsd:enumeration value="Dynamics 365 Supply Chain Management"/>
                    <xsd:enumeration value="Dynamics AX"/>
                    <xsd:enumeration value="Dynamics CRM"/>
                    <xsd:enumeration value="Dynamics ERP"/>
                    <xsd:enumeration value="Enterprise Mobility + Security"/>
                    <xsd:enumeration value="Exchange"/>
                    <xsd:enumeration value="Exchange Online"/>
                    <xsd:enumeration value="HoloLens (1st gen)"/>
                    <xsd:enumeration value="HoloLens 2"/>
                    <xsd:enumeration value="Hyper-V"/>
                    <xsd:enumeration value="Intune"/>
                    <xsd:enumeration value="LinkedIn"/>
                    <xsd:enumeration value="Microsoft 365"/>
                    <xsd:enumeration value="Microsoft 365 Apps for enterprise"/>
                    <xsd:enumeration value="Microsoft 365 Defender"/>
                    <xsd:enumeration value="Microsoft 365 Enterprise"/>
                    <xsd:enumeration value="Microsoft Defender for Endpoint"/>
                    <xsd:enumeration value="Microsoft Defender for Identity"/>
                    <xsd:enumeration value="Microsoft games"/>
                    <xsd:enumeration value="Microsoft Identity Manager"/>
                    <xsd:enumeration value="Microsoft Power Platform"/>
                    <xsd:enumeration value="Microsoft Search"/>
                    <xsd:enumeration value="Microsoft SQL Server 2016"/>
                    <xsd:enumeration value="Microsoft Stream"/>
                    <xsd:enumeration value="Microsoft Teams"/>
                    <xsd:enumeration value="not product specific"/>
                    <xsd:enumeration value="Office"/>
                    <xsd:enumeration value="Office 365"/>
                    <xsd:enumeration value="Office 365 Enterprise"/>
                    <xsd:enumeration value="Office 365 Government"/>
                    <xsd:enumeration value="OneDrive"/>
                    <xsd:enumeration value="OneDrive for Business"/>
                    <xsd:enumeration value="OneNote"/>
                    <xsd:enumeration value="Outlook"/>
                    <xsd:enumeration value="Planner"/>
                    <xsd:enumeration value="Power Apps"/>
                    <xsd:enumeration value="Power Automate"/>
                    <xsd:enumeration value="Power BI"/>
                    <xsd:enumeration value="SharePoint"/>
                    <xsd:enumeration value="SharePoint Online"/>
                    <xsd:enumeration value="SharePoint Server"/>
                    <xsd:enumeration value="Skype"/>
                    <xsd:enumeration value="Skype for Business"/>
                    <xsd:enumeration value="SQL Server"/>
                    <xsd:enumeration value="SQL Server Reporting Services"/>
                    <xsd:enumeration value="​Surface"/>
                    <xsd:enumeration value="System Center"/>
                    <xsd:enumeration value="System Center Operations Manager"/>
                    <xsd:enumeration value="Windows"/>
                    <xsd:enumeration value="Windows 10"/>
                    <xsd:enumeration value="Windows 10 Enterprise"/>
                    <xsd:enumeration value="Windows Hello for Business"/>
                    <xsd:enumeration value="Windows Server"/>
                    <xsd:enumeration value="Xamarin"/>
                    <xsd:enumeration value="Yammer"/>
                  </xsd:restriction>
                </xsd:simpleType>
              </xsd:element>
            </xsd:sequence>
          </xsd:extension>
        </xsd:complexContent>
      </xsd:complexType>
    </xsd:element>
    <xsd:element name="MS_x0020_Languages" ma:index="27" nillable="true" ma:displayName="MS Languages" ma:default="English" ma:internalName="MS_x0020_Languages">
      <xsd:complexType>
        <xsd:complexContent>
          <xsd:extension base="dms:MultiChoice">
            <xsd:sequence>
              <xsd:element name="Value" maxOccurs="unbounded" minOccurs="0" nillable="true">
                <xsd:simpleType>
                  <xsd:restriction base="dms:Choice">
                    <xsd:enumeration value="Arabic (Saudi Arabia)"/>
                    <xsd:enumeration value="Bulgarian (Bulgaria)"/>
                    <xsd:enumeration value="Chinese (Hong Kong S.A.R.)"/>
                    <xsd:enumeration value="Chinese (China)"/>
                    <xsd:enumeration value="Chinese (Simplified)"/>
                    <xsd:enumeration value="Chinese (Taiwan)"/>
                    <xsd:enumeration value="Croatian (Croatia)"/>
                    <xsd:enumeration value="Czech (Czech Republic)"/>
                    <xsd:enumeration value="Danish (Denmark)"/>
                    <xsd:enumeration value="Dutch (Netherlands)"/>
                    <xsd:enumeration value="English"/>
                    <xsd:enumeration value="Estonian (Estonia)"/>
                    <xsd:enumeration value="Finnish (Finland)"/>
                    <xsd:enumeration value="French (France)"/>
                    <xsd:enumeration value="German (Germany)"/>
                    <xsd:enumeration value="Greek (Greece)"/>
                    <xsd:enumeration value="Hebrew (Israel)"/>
                    <xsd:enumeration value="Hindi (India)"/>
                    <xsd:enumeration value="Hungarian (Hungary)"/>
                    <xsd:enumeration value="Indonesian (Indonesia)"/>
                    <xsd:enumeration value="Italian (Italy)"/>
                    <xsd:enumeration value="Japanese (Japan)"/>
                    <xsd:enumeration value="Korean (Korea)"/>
                    <xsd:enumeration value="Latvian (Latvia)"/>
                    <xsd:enumeration value="Lithuanian (Lithuania)"/>
                    <xsd:enumeration value="Malay (Malaysia)"/>
                    <xsd:enumeration value="Norwegian (Bokmal) (Norway)"/>
                    <xsd:enumeration value="Polish (Poland)"/>
                    <xsd:enumeration value="Portuguese (Brazil)"/>
                    <xsd:enumeration value="Portuguese (Portugal)"/>
                    <xsd:enumeration value="Romanian (Romania)"/>
                    <xsd:enumeration value="Russian (Russia)"/>
                    <xsd:enumeration value="Serbian (Latin) (Serbia)"/>
                    <xsd:enumeration value="Slovak (Slovakia)"/>
                    <xsd:enumeration value="Slovenian (Slovenia)"/>
                    <xsd:enumeration value="Spanish (Latin America)"/>
                    <xsd:enumeration value="Spanish (Spain)"/>
                    <xsd:enumeration value="Swedish (Sweden)"/>
                    <xsd:enumeration value="Thai (Thailand)"/>
                    <xsd:enumeration value="Turkish (Turkey)"/>
                    <xsd:enumeration value="Ukrainian (Ukraine)"/>
                    <xsd:enumeration value="Urdu (Islamic Republic of Pakistan)"/>
                    <xsd:enumeration value="Vietnamese (Vietnam)"/>
                  </xsd:restriction>
                </xsd:simple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8"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haredContentType xmlns="Microsoft.SharePoint.Taxonomy.ContentTypeSync" SourceId="e385fb40-52d4-4fae-9c5b-3e8ff8a5878e" ContentTypeId="0x01010079CA57CA2DAD654DAB031774EE674658" PreviousValue="false"/>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6.xml><?xml version="1.0" encoding="utf-8"?>
<p:properties xmlns:p="http://schemas.microsoft.com/office/2006/metadata/properties" xmlns:xsi="http://www.w3.org/2001/XMLSchema-instance" xmlns:pc="http://schemas.microsoft.com/office/infopath/2007/PartnerControls">
  <documentManagement>
    <lcf76f155ced4ddcb4097134ff3c332f xmlns="8a0d54d7-c1ac-4e6b-a928-fc54455ab809">
      <Terms xmlns="http://schemas.microsoft.com/office/infopath/2007/PartnerControls"/>
    </lcf76f155ced4ddcb4097134ff3c332f>
    <TaxCatchAll xmlns="230e9df3-be65-4c73-a93b-d1236ebd677e" xsi:nil="true"/>
    <DocumentDescription xmlns="230e9df3-be65-4c73-a93b-d1236ebd677e">Latest SOW for the offer</DocumentDescription>
    <KitchenAssetType xmlns="8a0d54d7-c1ac-4e6b-a928-fc54455ab809" xsi:nil="true"/>
    <LikesCount xmlns="http://schemas.microsoft.com/sharepoint/v3" xsi:nil="true"/>
    <Industry xmlns="8a0d54d7-c1ac-4e6b-a928-fc54455ab809" xsi:nil="true"/>
    <Solution_x0020_Area xmlns="8a0d54d7-c1ac-4e6b-a928-fc54455ab809" xsi:nil="true"/>
    <campusactivity xmlns="230e9df3-be65-4c73-a93b-d1236ebd677e">
      <Value>Sales</Value>
    </campusactivity>
    <FY26SolutionArea xmlns="8a0d54d7-c1ac-4e6b-a928-fc54455ab809" xsi:nil="true"/>
    <Ratings xmlns="http://schemas.microsoft.com/sharepoint/v3" xsi:nil="true"/>
    <OfferingID0 xmlns="8A0D54D7-C1AC-4E6B-A928-FC54455AB809">
      <Value>3157</Value>
    </OfferingID0>
    <LikedBy xmlns="http://schemas.microsoft.com/sharepoint/v3">
      <UserInfo>
        <DisplayName/>
        <AccountId xsi:nil="true"/>
        <AccountType/>
      </UserInfo>
    </LikedBy>
    <MCEM xmlns="8a0d54d7-c1ac-4e6b-a928-fc54455ab809">
      <Value>Inspire &amp; Design</Value>
    </MCEM>
    <MS_x0020_Languages xmlns="f17c353e-4bd7-425e-87a9-d98cbd787a81">
      <Value>English</Value>
    </MS_x0020_Languages>
    <FY26SolutionPlay xmlns="8a0d54d7-c1ac-4e6b-a928-fc54455ab809" xsi:nil="true"/>
    <MS_x0020_Product xmlns="f17c353e-4bd7-425e-87a9-d98cbd787a81" xsi:nil="true"/>
    <IsIPKey xmlns="8a0d54d7-c1ac-4e6b-a928-fc54455ab809">true</IsIPKey>
    <ESSM_x0020_IP_x0020_Types xmlns="f17c353e-4bd7-425e-87a9-d98cbd787a81">
      <Value>Statement of Work</Value>
    </ESSM_x0020_IP_x0020_Types>
    <Solution_x0020_Plays xmlns="8a0d54d7-c1ac-4e6b-a928-fc54455ab809" xsi:nil="true"/>
    <HideInSearch xmlns="8a0d54d7-c1ac-4e6b-a928-fc54455ab809">false</HideInSearch>
    <IP_x0020_Flag xmlns="8a0d54d7-c1ac-4e6b-a928-fc54455ab809" xsi:nil="true"/>
    <Authors xmlns="230e9df3-be65-4c73-a93b-d1236ebd677e">
      <UserInfo>
        <DisplayName/>
        <AccountId xsi:nil="true"/>
        <AccountType/>
      </UserInfo>
    </Authors>
    <English_x0020_Title xmlns="8A0D54D7-C1AC-4E6B-A928-FC54455AB809" xsi:nil="true"/>
    <PhoenixItemCode xmlns="F17C353E-4BD7-425E-87A9-D98CBD787A81" xsi:nil="true"/>
    <SecurityGroup xmlns="8A0D54D7-C1AC-4E6B-A928-FC54455AB809" xsi:nil="true"/>
    <Flavor xmlns="8A0D54D7-C1AC-4E6B-A928-FC54455AB809" xsi:nil="true"/>
    <RatedBy xmlns="http://schemas.microsoft.com/sharepoint/v3">
      <UserInfo>
        <DisplayName/>
        <AccountId xsi:nil="true"/>
        <AccountType/>
      </UserInfo>
    </RatedBy>
    <_dlc_DocId xmlns="230e9df3-be65-4c73-a93b-d1236ebd677e">CAMPUSIP-1288618076-21171</_dlc_DocId>
    <_dlc_DocIdUrl xmlns="230e9df3-be65-4c73-a93b-d1236ebd677e">
      <Url>https://microsoft.sharepoint.com/teams/servicesportfolio/_layouts/15/DocIdRedir.aspx?ID=CAMPUSIP-1288618076-21171</Url>
      <Description>CAMPUSIP-1288618076-21171</Description>
    </_dlc_DocIdUrl>
  </documentManagement>
</p:properties>
</file>

<file path=customXml/item7.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64C1659-9678-44EA-997E-CB1206C9FF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8A0D54D7-C1AC-4E6B-A928-FC54455AB809"/>
    <ds:schemaRef ds:uri="230e9df3-be65-4c73-a93b-d1236ebd677e"/>
    <ds:schemaRef ds:uri="8a0d54d7-c1ac-4e6b-a928-fc54455ab809"/>
    <ds:schemaRef ds:uri="F17C353E-4BD7-425E-87A9-D98CBD787A81"/>
    <ds:schemaRef ds:uri="f17c353e-4bd7-425e-87a9-d98cbd787a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3689F45-B0A6-4E71-BA3B-E95A39B2EEB8}">
  <ds:schemaRefs>
    <ds:schemaRef ds:uri="Microsoft.SharePoint.Taxonomy.ContentTypeSync"/>
  </ds:schemaRefs>
</ds:datastoreItem>
</file>

<file path=customXml/itemProps4.xml><?xml version="1.0" encoding="utf-8"?>
<ds:datastoreItem xmlns:ds="http://schemas.openxmlformats.org/officeDocument/2006/customXml" ds:itemID="{8130B846-D453-4834-B70D-1917C86CE7E6}">
  <ds:schemaRefs>
    <ds:schemaRef ds:uri="http://schemas.microsoft.com/sharepoint/v3/contenttype/forms"/>
  </ds:schemaRefs>
</ds:datastoreItem>
</file>

<file path=customXml/itemProps5.xml><?xml version="1.0" encoding="utf-8"?>
<ds:datastoreItem xmlns:ds="http://schemas.openxmlformats.org/officeDocument/2006/customXml" ds:itemID="{B7EE1F49-B7D1-4FF5-91B1-9CB5E97B343F}">
  <ds:schemaRefs>
    <ds:schemaRef ds:uri="http://schemas.openxmlformats.org/officeDocument/2006/bibliography"/>
  </ds:schemaRefs>
</ds:datastoreItem>
</file>

<file path=customXml/itemProps6.xml><?xml version="1.0" encoding="utf-8"?>
<ds:datastoreItem xmlns:ds="http://schemas.openxmlformats.org/officeDocument/2006/customXml" ds:itemID="{CF575D94-C6EF-4572-9BFC-F4A35D8FDBF0}">
  <ds:schemaRefs>
    <ds:schemaRef ds:uri="http://schemas.microsoft.com/office/2006/metadata/properties"/>
    <ds:schemaRef ds:uri="http://schemas.microsoft.com/office/infopath/2007/PartnerControls"/>
    <ds:schemaRef ds:uri="8a0d54d7-c1ac-4e6b-a928-fc54455ab809"/>
    <ds:schemaRef ds:uri="230e9df3-be65-4c73-a93b-d1236ebd677e"/>
    <ds:schemaRef ds:uri="http://schemas.microsoft.com/sharepoint/v3"/>
    <ds:schemaRef ds:uri="8A0D54D7-C1AC-4E6B-A928-FC54455AB809"/>
    <ds:schemaRef ds:uri="f17c353e-4bd7-425e-87a9-d98cbd787a81"/>
    <ds:schemaRef ds:uri="F17C353E-4BD7-425E-87A9-D98CBD787A81"/>
  </ds:schemaRefs>
</ds:datastoreItem>
</file>

<file path=customXml/itemProps7.xml><?xml version="1.0" encoding="utf-8"?>
<ds:datastoreItem xmlns:ds="http://schemas.openxmlformats.org/officeDocument/2006/customXml" ds:itemID="{8101BE72-34F2-4DF1-A10E-530850EB2743}">
  <ds:schemaRefs>
    <ds:schemaRef ds:uri="http://schemas.microsoft.com/sharepoint/events"/>
  </ds:schemaRefs>
</ds:datastoreItem>
</file>

<file path=docMetadata/LabelInfo.xml><?xml version="1.0" encoding="utf-8"?>
<clbl:labelList xmlns:clbl="http://schemas.microsoft.com/office/2020/mipLabelMetadata">
  <clbl:label id="{87867195-f2b8-4ac2-b0b6-6bb73cb33af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52</Pages>
  <Words>16366</Words>
  <Characters>93292</Characters>
  <Application>Microsoft Office Word</Application>
  <DocSecurity>4</DocSecurity>
  <Lines>777</Lines>
  <Paragraphs>218</Paragraphs>
  <Slides>0</Slides>
  <ScaleCrop>false</ScaleCrop>
  <Company/>
  <LinksUpToDate>false</LinksUpToDate>
  <CharactersWithSpaces>109440</CharactersWithSpaces>
  <SharedDoc>false</SharedDoc>
  <HLinks>
    <vt:vector size="396" baseType="variant">
      <vt:variant>
        <vt:i4>7208965</vt:i4>
      </vt:variant>
      <vt:variant>
        <vt:i4>304</vt:i4>
      </vt:variant>
      <vt:variant>
        <vt:i4>0</vt:i4>
      </vt:variant>
      <vt:variant>
        <vt:i4>5</vt:i4>
      </vt:variant>
      <vt:variant>
        <vt:lpwstr>https://aka.ms/github_dpa</vt:lpwstr>
      </vt:variant>
      <vt:variant>
        <vt:lpwstr/>
      </vt:variant>
      <vt:variant>
        <vt:i4>7929881</vt:i4>
      </vt:variant>
      <vt:variant>
        <vt:i4>301</vt:i4>
      </vt:variant>
      <vt:variant>
        <vt:i4>0</vt:i4>
      </vt:variant>
      <vt:variant>
        <vt:i4>5</vt:i4>
      </vt:variant>
      <vt:variant>
        <vt:lpwstr>https://aka.ms/github_privacy</vt:lpwstr>
      </vt:variant>
      <vt:variant>
        <vt:lpwstr/>
      </vt:variant>
      <vt:variant>
        <vt:i4>3932259</vt:i4>
      </vt:variant>
      <vt:variant>
        <vt:i4>298</vt:i4>
      </vt:variant>
      <vt:variant>
        <vt:i4>0</vt:i4>
      </vt:variant>
      <vt:variant>
        <vt:i4>5</vt:i4>
      </vt:variant>
      <vt:variant>
        <vt:lpwstr>https://aka.ms/RAI</vt:lpwstr>
      </vt:variant>
      <vt:variant>
        <vt:lpwstr/>
      </vt:variant>
      <vt:variant>
        <vt:i4>6357115</vt:i4>
      </vt:variant>
      <vt:variant>
        <vt:i4>289</vt:i4>
      </vt:variant>
      <vt:variant>
        <vt:i4>0</vt:i4>
      </vt:variant>
      <vt:variant>
        <vt:i4>5</vt:i4>
      </vt:variant>
      <vt:variant>
        <vt:lpwstr>https://vldoctool.cloudapp.net/DocSearch/Document/67904</vt:lpwstr>
      </vt:variant>
      <vt:variant>
        <vt:lpwstr/>
      </vt:variant>
      <vt:variant>
        <vt:i4>3342463</vt:i4>
      </vt:variant>
      <vt:variant>
        <vt:i4>260</vt:i4>
      </vt:variant>
      <vt:variant>
        <vt:i4>0</vt:i4>
      </vt:variant>
      <vt:variant>
        <vt:i4>5</vt:i4>
      </vt:variant>
      <vt:variant>
        <vt:lpwstr>https://aka.ms/ISDRoadmaps</vt:lpwstr>
      </vt:variant>
      <vt:variant>
        <vt:lpwstr/>
      </vt:variant>
      <vt:variant>
        <vt:i4>7405616</vt:i4>
      </vt:variant>
      <vt:variant>
        <vt:i4>234</vt:i4>
      </vt:variant>
      <vt:variant>
        <vt:i4>0</vt:i4>
      </vt:variant>
      <vt:variant>
        <vt:i4>5</vt:i4>
      </vt:variant>
      <vt:variant>
        <vt:lpwstr>https://vldoctool.azurewebsites.net/documents/67904</vt:lpwstr>
      </vt:variant>
      <vt:variant>
        <vt:lpwstr/>
      </vt:variant>
      <vt:variant>
        <vt:i4>2949160</vt:i4>
      </vt:variant>
      <vt:variant>
        <vt:i4>207</vt:i4>
      </vt:variant>
      <vt:variant>
        <vt:i4>0</vt:i4>
      </vt:variant>
      <vt:variant>
        <vt:i4>5</vt:i4>
      </vt:variant>
      <vt:variant>
        <vt:lpwstr>http://scrumguides.org/</vt:lpwstr>
      </vt:variant>
      <vt:variant>
        <vt:lpwstr/>
      </vt:variant>
      <vt:variant>
        <vt:i4>7405616</vt:i4>
      </vt:variant>
      <vt:variant>
        <vt:i4>192</vt:i4>
      </vt:variant>
      <vt:variant>
        <vt:i4>0</vt:i4>
      </vt:variant>
      <vt:variant>
        <vt:i4>5</vt:i4>
      </vt:variant>
      <vt:variant>
        <vt:lpwstr>https://vldoctool.azurewebsites.net/documents/67904</vt:lpwstr>
      </vt:variant>
      <vt:variant>
        <vt:lpwstr/>
      </vt:variant>
      <vt:variant>
        <vt:i4>7405616</vt:i4>
      </vt:variant>
      <vt:variant>
        <vt:i4>174</vt:i4>
      </vt:variant>
      <vt:variant>
        <vt:i4>0</vt:i4>
      </vt:variant>
      <vt:variant>
        <vt:i4>5</vt:i4>
      </vt:variant>
      <vt:variant>
        <vt:lpwstr>https://vldoctool.azurewebsites.net/documents/67904</vt:lpwstr>
      </vt:variant>
      <vt:variant>
        <vt:lpwstr/>
      </vt:variant>
      <vt:variant>
        <vt:i4>1441840</vt:i4>
      </vt:variant>
      <vt:variant>
        <vt:i4>171</vt:i4>
      </vt:variant>
      <vt:variant>
        <vt:i4>0</vt:i4>
      </vt:variant>
      <vt:variant>
        <vt:i4>5</vt:i4>
      </vt:variant>
      <vt:variant>
        <vt:lpwstr/>
      </vt:variant>
      <vt:variant>
        <vt:lpwstr>_Toc222472759</vt:lpwstr>
      </vt:variant>
      <vt:variant>
        <vt:i4>1441840</vt:i4>
      </vt:variant>
      <vt:variant>
        <vt:i4>168</vt:i4>
      </vt:variant>
      <vt:variant>
        <vt:i4>0</vt:i4>
      </vt:variant>
      <vt:variant>
        <vt:i4>5</vt:i4>
      </vt:variant>
      <vt:variant>
        <vt:lpwstr/>
      </vt:variant>
      <vt:variant>
        <vt:lpwstr>_Toc222472758</vt:lpwstr>
      </vt:variant>
      <vt:variant>
        <vt:i4>1441840</vt:i4>
      </vt:variant>
      <vt:variant>
        <vt:i4>165</vt:i4>
      </vt:variant>
      <vt:variant>
        <vt:i4>0</vt:i4>
      </vt:variant>
      <vt:variant>
        <vt:i4>5</vt:i4>
      </vt:variant>
      <vt:variant>
        <vt:lpwstr/>
      </vt:variant>
      <vt:variant>
        <vt:lpwstr>_Toc222472757</vt:lpwstr>
      </vt:variant>
      <vt:variant>
        <vt:i4>1441840</vt:i4>
      </vt:variant>
      <vt:variant>
        <vt:i4>161</vt:i4>
      </vt:variant>
      <vt:variant>
        <vt:i4>0</vt:i4>
      </vt:variant>
      <vt:variant>
        <vt:i4>5</vt:i4>
      </vt:variant>
      <vt:variant>
        <vt:lpwstr/>
      </vt:variant>
      <vt:variant>
        <vt:lpwstr>_Toc222472756</vt:lpwstr>
      </vt:variant>
      <vt:variant>
        <vt:i4>1441851</vt:i4>
      </vt:variant>
      <vt:variant>
        <vt:i4>156</vt:i4>
      </vt:variant>
      <vt:variant>
        <vt:i4>0</vt:i4>
      </vt:variant>
      <vt:variant>
        <vt:i4>5</vt:i4>
      </vt:variant>
      <vt:variant>
        <vt:lpwstr/>
      </vt:variant>
      <vt:variant>
        <vt:lpwstr>_Toc213430945</vt:lpwstr>
      </vt:variant>
      <vt:variant>
        <vt:i4>1441851</vt:i4>
      </vt:variant>
      <vt:variant>
        <vt:i4>153</vt:i4>
      </vt:variant>
      <vt:variant>
        <vt:i4>0</vt:i4>
      </vt:variant>
      <vt:variant>
        <vt:i4>5</vt:i4>
      </vt:variant>
      <vt:variant>
        <vt:lpwstr/>
      </vt:variant>
      <vt:variant>
        <vt:lpwstr>_Toc213430944</vt:lpwstr>
      </vt:variant>
      <vt:variant>
        <vt:i4>1441851</vt:i4>
      </vt:variant>
      <vt:variant>
        <vt:i4>150</vt:i4>
      </vt:variant>
      <vt:variant>
        <vt:i4>0</vt:i4>
      </vt:variant>
      <vt:variant>
        <vt:i4>5</vt:i4>
      </vt:variant>
      <vt:variant>
        <vt:lpwstr/>
      </vt:variant>
      <vt:variant>
        <vt:lpwstr>_Toc213430943</vt:lpwstr>
      </vt:variant>
      <vt:variant>
        <vt:i4>1441851</vt:i4>
      </vt:variant>
      <vt:variant>
        <vt:i4>147</vt:i4>
      </vt:variant>
      <vt:variant>
        <vt:i4>0</vt:i4>
      </vt:variant>
      <vt:variant>
        <vt:i4>5</vt:i4>
      </vt:variant>
      <vt:variant>
        <vt:lpwstr/>
      </vt:variant>
      <vt:variant>
        <vt:lpwstr>_Toc213430942</vt:lpwstr>
      </vt:variant>
      <vt:variant>
        <vt:i4>1441851</vt:i4>
      </vt:variant>
      <vt:variant>
        <vt:i4>144</vt:i4>
      </vt:variant>
      <vt:variant>
        <vt:i4>0</vt:i4>
      </vt:variant>
      <vt:variant>
        <vt:i4>5</vt:i4>
      </vt:variant>
      <vt:variant>
        <vt:lpwstr/>
      </vt:variant>
      <vt:variant>
        <vt:lpwstr>_Toc213430941</vt:lpwstr>
      </vt:variant>
      <vt:variant>
        <vt:i4>1441851</vt:i4>
      </vt:variant>
      <vt:variant>
        <vt:i4>141</vt:i4>
      </vt:variant>
      <vt:variant>
        <vt:i4>0</vt:i4>
      </vt:variant>
      <vt:variant>
        <vt:i4>5</vt:i4>
      </vt:variant>
      <vt:variant>
        <vt:lpwstr/>
      </vt:variant>
      <vt:variant>
        <vt:lpwstr>_Toc213430940</vt:lpwstr>
      </vt:variant>
      <vt:variant>
        <vt:i4>1114171</vt:i4>
      </vt:variant>
      <vt:variant>
        <vt:i4>138</vt:i4>
      </vt:variant>
      <vt:variant>
        <vt:i4>0</vt:i4>
      </vt:variant>
      <vt:variant>
        <vt:i4>5</vt:i4>
      </vt:variant>
      <vt:variant>
        <vt:lpwstr/>
      </vt:variant>
      <vt:variant>
        <vt:lpwstr>_Toc213430939</vt:lpwstr>
      </vt:variant>
      <vt:variant>
        <vt:i4>1114171</vt:i4>
      </vt:variant>
      <vt:variant>
        <vt:i4>135</vt:i4>
      </vt:variant>
      <vt:variant>
        <vt:i4>0</vt:i4>
      </vt:variant>
      <vt:variant>
        <vt:i4>5</vt:i4>
      </vt:variant>
      <vt:variant>
        <vt:lpwstr/>
      </vt:variant>
      <vt:variant>
        <vt:lpwstr>_Toc213430938</vt:lpwstr>
      </vt:variant>
      <vt:variant>
        <vt:i4>1114171</vt:i4>
      </vt:variant>
      <vt:variant>
        <vt:i4>132</vt:i4>
      </vt:variant>
      <vt:variant>
        <vt:i4>0</vt:i4>
      </vt:variant>
      <vt:variant>
        <vt:i4>5</vt:i4>
      </vt:variant>
      <vt:variant>
        <vt:lpwstr/>
      </vt:variant>
      <vt:variant>
        <vt:lpwstr>_Toc213430937</vt:lpwstr>
      </vt:variant>
      <vt:variant>
        <vt:i4>1114171</vt:i4>
      </vt:variant>
      <vt:variant>
        <vt:i4>129</vt:i4>
      </vt:variant>
      <vt:variant>
        <vt:i4>0</vt:i4>
      </vt:variant>
      <vt:variant>
        <vt:i4>5</vt:i4>
      </vt:variant>
      <vt:variant>
        <vt:lpwstr/>
      </vt:variant>
      <vt:variant>
        <vt:lpwstr>_Toc213430936</vt:lpwstr>
      </vt:variant>
      <vt:variant>
        <vt:i4>1114171</vt:i4>
      </vt:variant>
      <vt:variant>
        <vt:i4>126</vt:i4>
      </vt:variant>
      <vt:variant>
        <vt:i4>0</vt:i4>
      </vt:variant>
      <vt:variant>
        <vt:i4>5</vt:i4>
      </vt:variant>
      <vt:variant>
        <vt:lpwstr/>
      </vt:variant>
      <vt:variant>
        <vt:lpwstr>_Toc213430935</vt:lpwstr>
      </vt:variant>
      <vt:variant>
        <vt:i4>1114171</vt:i4>
      </vt:variant>
      <vt:variant>
        <vt:i4>123</vt:i4>
      </vt:variant>
      <vt:variant>
        <vt:i4>0</vt:i4>
      </vt:variant>
      <vt:variant>
        <vt:i4>5</vt:i4>
      </vt:variant>
      <vt:variant>
        <vt:lpwstr/>
      </vt:variant>
      <vt:variant>
        <vt:lpwstr>_Toc213430934</vt:lpwstr>
      </vt:variant>
      <vt:variant>
        <vt:i4>1114171</vt:i4>
      </vt:variant>
      <vt:variant>
        <vt:i4>120</vt:i4>
      </vt:variant>
      <vt:variant>
        <vt:i4>0</vt:i4>
      </vt:variant>
      <vt:variant>
        <vt:i4>5</vt:i4>
      </vt:variant>
      <vt:variant>
        <vt:lpwstr/>
      </vt:variant>
      <vt:variant>
        <vt:lpwstr>_Toc213430933</vt:lpwstr>
      </vt:variant>
      <vt:variant>
        <vt:i4>1114171</vt:i4>
      </vt:variant>
      <vt:variant>
        <vt:i4>117</vt:i4>
      </vt:variant>
      <vt:variant>
        <vt:i4>0</vt:i4>
      </vt:variant>
      <vt:variant>
        <vt:i4>5</vt:i4>
      </vt:variant>
      <vt:variant>
        <vt:lpwstr/>
      </vt:variant>
      <vt:variant>
        <vt:lpwstr>_Toc213430932</vt:lpwstr>
      </vt:variant>
      <vt:variant>
        <vt:i4>1114171</vt:i4>
      </vt:variant>
      <vt:variant>
        <vt:i4>113</vt:i4>
      </vt:variant>
      <vt:variant>
        <vt:i4>0</vt:i4>
      </vt:variant>
      <vt:variant>
        <vt:i4>5</vt:i4>
      </vt:variant>
      <vt:variant>
        <vt:lpwstr/>
      </vt:variant>
      <vt:variant>
        <vt:lpwstr>_Toc213430931</vt:lpwstr>
      </vt:variant>
      <vt:variant>
        <vt:i4>1835060</vt:i4>
      </vt:variant>
      <vt:variant>
        <vt:i4>108</vt:i4>
      </vt:variant>
      <vt:variant>
        <vt:i4>0</vt:i4>
      </vt:variant>
      <vt:variant>
        <vt:i4>5</vt:i4>
      </vt:variant>
      <vt:variant>
        <vt:lpwstr/>
      </vt:variant>
      <vt:variant>
        <vt:lpwstr>_Toc225414294</vt:lpwstr>
      </vt:variant>
      <vt:variant>
        <vt:i4>1835060</vt:i4>
      </vt:variant>
      <vt:variant>
        <vt:i4>105</vt:i4>
      </vt:variant>
      <vt:variant>
        <vt:i4>0</vt:i4>
      </vt:variant>
      <vt:variant>
        <vt:i4>5</vt:i4>
      </vt:variant>
      <vt:variant>
        <vt:lpwstr/>
      </vt:variant>
      <vt:variant>
        <vt:lpwstr>_Toc225414293</vt:lpwstr>
      </vt:variant>
      <vt:variant>
        <vt:i4>1835060</vt:i4>
      </vt:variant>
      <vt:variant>
        <vt:i4>102</vt:i4>
      </vt:variant>
      <vt:variant>
        <vt:i4>0</vt:i4>
      </vt:variant>
      <vt:variant>
        <vt:i4>5</vt:i4>
      </vt:variant>
      <vt:variant>
        <vt:lpwstr/>
      </vt:variant>
      <vt:variant>
        <vt:lpwstr>_Toc225414292</vt:lpwstr>
      </vt:variant>
      <vt:variant>
        <vt:i4>1835060</vt:i4>
      </vt:variant>
      <vt:variant>
        <vt:i4>99</vt:i4>
      </vt:variant>
      <vt:variant>
        <vt:i4>0</vt:i4>
      </vt:variant>
      <vt:variant>
        <vt:i4>5</vt:i4>
      </vt:variant>
      <vt:variant>
        <vt:lpwstr/>
      </vt:variant>
      <vt:variant>
        <vt:lpwstr>_Toc225414291</vt:lpwstr>
      </vt:variant>
      <vt:variant>
        <vt:i4>1835060</vt:i4>
      </vt:variant>
      <vt:variant>
        <vt:i4>96</vt:i4>
      </vt:variant>
      <vt:variant>
        <vt:i4>0</vt:i4>
      </vt:variant>
      <vt:variant>
        <vt:i4>5</vt:i4>
      </vt:variant>
      <vt:variant>
        <vt:lpwstr/>
      </vt:variant>
      <vt:variant>
        <vt:lpwstr>_Toc225414290</vt:lpwstr>
      </vt:variant>
      <vt:variant>
        <vt:i4>1900596</vt:i4>
      </vt:variant>
      <vt:variant>
        <vt:i4>93</vt:i4>
      </vt:variant>
      <vt:variant>
        <vt:i4>0</vt:i4>
      </vt:variant>
      <vt:variant>
        <vt:i4>5</vt:i4>
      </vt:variant>
      <vt:variant>
        <vt:lpwstr/>
      </vt:variant>
      <vt:variant>
        <vt:lpwstr>_Toc225414289</vt:lpwstr>
      </vt:variant>
      <vt:variant>
        <vt:i4>1900596</vt:i4>
      </vt:variant>
      <vt:variant>
        <vt:i4>90</vt:i4>
      </vt:variant>
      <vt:variant>
        <vt:i4>0</vt:i4>
      </vt:variant>
      <vt:variant>
        <vt:i4>5</vt:i4>
      </vt:variant>
      <vt:variant>
        <vt:lpwstr/>
      </vt:variant>
      <vt:variant>
        <vt:lpwstr>_Toc225414288</vt:lpwstr>
      </vt:variant>
      <vt:variant>
        <vt:i4>1900596</vt:i4>
      </vt:variant>
      <vt:variant>
        <vt:i4>87</vt:i4>
      </vt:variant>
      <vt:variant>
        <vt:i4>0</vt:i4>
      </vt:variant>
      <vt:variant>
        <vt:i4>5</vt:i4>
      </vt:variant>
      <vt:variant>
        <vt:lpwstr/>
      </vt:variant>
      <vt:variant>
        <vt:lpwstr>_Toc225414287</vt:lpwstr>
      </vt:variant>
      <vt:variant>
        <vt:i4>1900596</vt:i4>
      </vt:variant>
      <vt:variant>
        <vt:i4>84</vt:i4>
      </vt:variant>
      <vt:variant>
        <vt:i4>0</vt:i4>
      </vt:variant>
      <vt:variant>
        <vt:i4>5</vt:i4>
      </vt:variant>
      <vt:variant>
        <vt:lpwstr/>
      </vt:variant>
      <vt:variant>
        <vt:lpwstr>_Toc225414286</vt:lpwstr>
      </vt:variant>
      <vt:variant>
        <vt:i4>1900596</vt:i4>
      </vt:variant>
      <vt:variant>
        <vt:i4>81</vt:i4>
      </vt:variant>
      <vt:variant>
        <vt:i4>0</vt:i4>
      </vt:variant>
      <vt:variant>
        <vt:i4>5</vt:i4>
      </vt:variant>
      <vt:variant>
        <vt:lpwstr/>
      </vt:variant>
      <vt:variant>
        <vt:lpwstr>_Toc225414285</vt:lpwstr>
      </vt:variant>
      <vt:variant>
        <vt:i4>1900596</vt:i4>
      </vt:variant>
      <vt:variant>
        <vt:i4>78</vt:i4>
      </vt:variant>
      <vt:variant>
        <vt:i4>0</vt:i4>
      </vt:variant>
      <vt:variant>
        <vt:i4>5</vt:i4>
      </vt:variant>
      <vt:variant>
        <vt:lpwstr/>
      </vt:variant>
      <vt:variant>
        <vt:lpwstr>_Toc225414284</vt:lpwstr>
      </vt:variant>
      <vt:variant>
        <vt:i4>1900596</vt:i4>
      </vt:variant>
      <vt:variant>
        <vt:i4>75</vt:i4>
      </vt:variant>
      <vt:variant>
        <vt:i4>0</vt:i4>
      </vt:variant>
      <vt:variant>
        <vt:i4>5</vt:i4>
      </vt:variant>
      <vt:variant>
        <vt:lpwstr/>
      </vt:variant>
      <vt:variant>
        <vt:lpwstr>_Toc225414283</vt:lpwstr>
      </vt:variant>
      <vt:variant>
        <vt:i4>1900596</vt:i4>
      </vt:variant>
      <vt:variant>
        <vt:i4>72</vt:i4>
      </vt:variant>
      <vt:variant>
        <vt:i4>0</vt:i4>
      </vt:variant>
      <vt:variant>
        <vt:i4>5</vt:i4>
      </vt:variant>
      <vt:variant>
        <vt:lpwstr/>
      </vt:variant>
      <vt:variant>
        <vt:lpwstr>_Toc225414282</vt:lpwstr>
      </vt:variant>
      <vt:variant>
        <vt:i4>1900596</vt:i4>
      </vt:variant>
      <vt:variant>
        <vt:i4>69</vt:i4>
      </vt:variant>
      <vt:variant>
        <vt:i4>0</vt:i4>
      </vt:variant>
      <vt:variant>
        <vt:i4>5</vt:i4>
      </vt:variant>
      <vt:variant>
        <vt:lpwstr/>
      </vt:variant>
      <vt:variant>
        <vt:lpwstr>_Toc225414281</vt:lpwstr>
      </vt:variant>
      <vt:variant>
        <vt:i4>1900596</vt:i4>
      </vt:variant>
      <vt:variant>
        <vt:i4>66</vt:i4>
      </vt:variant>
      <vt:variant>
        <vt:i4>0</vt:i4>
      </vt:variant>
      <vt:variant>
        <vt:i4>5</vt:i4>
      </vt:variant>
      <vt:variant>
        <vt:lpwstr/>
      </vt:variant>
      <vt:variant>
        <vt:lpwstr>_Toc225414280</vt:lpwstr>
      </vt:variant>
      <vt:variant>
        <vt:i4>1179700</vt:i4>
      </vt:variant>
      <vt:variant>
        <vt:i4>63</vt:i4>
      </vt:variant>
      <vt:variant>
        <vt:i4>0</vt:i4>
      </vt:variant>
      <vt:variant>
        <vt:i4>5</vt:i4>
      </vt:variant>
      <vt:variant>
        <vt:lpwstr/>
      </vt:variant>
      <vt:variant>
        <vt:lpwstr>_Toc225414279</vt:lpwstr>
      </vt:variant>
      <vt:variant>
        <vt:i4>1179700</vt:i4>
      </vt:variant>
      <vt:variant>
        <vt:i4>60</vt:i4>
      </vt:variant>
      <vt:variant>
        <vt:i4>0</vt:i4>
      </vt:variant>
      <vt:variant>
        <vt:i4>5</vt:i4>
      </vt:variant>
      <vt:variant>
        <vt:lpwstr/>
      </vt:variant>
      <vt:variant>
        <vt:lpwstr>_Toc225414278</vt:lpwstr>
      </vt:variant>
      <vt:variant>
        <vt:i4>1179700</vt:i4>
      </vt:variant>
      <vt:variant>
        <vt:i4>57</vt:i4>
      </vt:variant>
      <vt:variant>
        <vt:i4>0</vt:i4>
      </vt:variant>
      <vt:variant>
        <vt:i4>5</vt:i4>
      </vt:variant>
      <vt:variant>
        <vt:lpwstr/>
      </vt:variant>
      <vt:variant>
        <vt:lpwstr>_Toc225414277</vt:lpwstr>
      </vt:variant>
      <vt:variant>
        <vt:i4>1179700</vt:i4>
      </vt:variant>
      <vt:variant>
        <vt:i4>54</vt:i4>
      </vt:variant>
      <vt:variant>
        <vt:i4>0</vt:i4>
      </vt:variant>
      <vt:variant>
        <vt:i4>5</vt:i4>
      </vt:variant>
      <vt:variant>
        <vt:lpwstr/>
      </vt:variant>
      <vt:variant>
        <vt:lpwstr>_Toc225414276</vt:lpwstr>
      </vt:variant>
      <vt:variant>
        <vt:i4>1179700</vt:i4>
      </vt:variant>
      <vt:variant>
        <vt:i4>51</vt:i4>
      </vt:variant>
      <vt:variant>
        <vt:i4>0</vt:i4>
      </vt:variant>
      <vt:variant>
        <vt:i4>5</vt:i4>
      </vt:variant>
      <vt:variant>
        <vt:lpwstr/>
      </vt:variant>
      <vt:variant>
        <vt:lpwstr>_Toc225414275</vt:lpwstr>
      </vt:variant>
      <vt:variant>
        <vt:i4>1179700</vt:i4>
      </vt:variant>
      <vt:variant>
        <vt:i4>48</vt:i4>
      </vt:variant>
      <vt:variant>
        <vt:i4>0</vt:i4>
      </vt:variant>
      <vt:variant>
        <vt:i4>5</vt:i4>
      </vt:variant>
      <vt:variant>
        <vt:lpwstr/>
      </vt:variant>
      <vt:variant>
        <vt:lpwstr>_Toc225414274</vt:lpwstr>
      </vt:variant>
      <vt:variant>
        <vt:i4>1179700</vt:i4>
      </vt:variant>
      <vt:variant>
        <vt:i4>45</vt:i4>
      </vt:variant>
      <vt:variant>
        <vt:i4>0</vt:i4>
      </vt:variant>
      <vt:variant>
        <vt:i4>5</vt:i4>
      </vt:variant>
      <vt:variant>
        <vt:lpwstr/>
      </vt:variant>
      <vt:variant>
        <vt:lpwstr>_Toc225414273</vt:lpwstr>
      </vt:variant>
      <vt:variant>
        <vt:i4>1179700</vt:i4>
      </vt:variant>
      <vt:variant>
        <vt:i4>42</vt:i4>
      </vt:variant>
      <vt:variant>
        <vt:i4>0</vt:i4>
      </vt:variant>
      <vt:variant>
        <vt:i4>5</vt:i4>
      </vt:variant>
      <vt:variant>
        <vt:lpwstr/>
      </vt:variant>
      <vt:variant>
        <vt:lpwstr>_Toc225414272</vt:lpwstr>
      </vt:variant>
      <vt:variant>
        <vt:i4>1179700</vt:i4>
      </vt:variant>
      <vt:variant>
        <vt:i4>39</vt:i4>
      </vt:variant>
      <vt:variant>
        <vt:i4>0</vt:i4>
      </vt:variant>
      <vt:variant>
        <vt:i4>5</vt:i4>
      </vt:variant>
      <vt:variant>
        <vt:lpwstr/>
      </vt:variant>
      <vt:variant>
        <vt:lpwstr>_Toc225414271</vt:lpwstr>
      </vt:variant>
      <vt:variant>
        <vt:i4>1179700</vt:i4>
      </vt:variant>
      <vt:variant>
        <vt:i4>36</vt:i4>
      </vt:variant>
      <vt:variant>
        <vt:i4>0</vt:i4>
      </vt:variant>
      <vt:variant>
        <vt:i4>5</vt:i4>
      </vt:variant>
      <vt:variant>
        <vt:lpwstr/>
      </vt:variant>
      <vt:variant>
        <vt:lpwstr>_Toc225414270</vt:lpwstr>
      </vt:variant>
      <vt:variant>
        <vt:i4>1245236</vt:i4>
      </vt:variant>
      <vt:variant>
        <vt:i4>33</vt:i4>
      </vt:variant>
      <vt:variant>
        <vt:i4>0</vt:i4>
      </vt:variant>
      <vt:variant>
        <vt:i4>5</vt:i4>
      </vt:variant>
      <vt:variant>
        <vt:lpwstr/>
      </vt:variant>
      <vt:variant>
        <vt:lpwstr>_Toc225414269</vt:lpwstr>
      </vt:variant>
      <vt:variant>
        <vt:i4>1245236</vt:i4>
      </vt:variant>
      <vt:variant>
        <vt:i4>30</vt:i4>
      </vt:variant>
      <vt:variant>
        <vt:i4>0</vt:i4>
      </vt:variant>
      <vt:variant>
        <vt:i4>5</vt:i4>
      </vt:variant>
      <vt:variant>
        <vt:lpwstr/>
      </vt:variant>
      <vt:variant>
        <vt:lpwstr>_Toc225414268</vt:lpwstr>
      </vt:variant>
      <vt:variant>
        <vt:i4>1245236</vt:i4>
      </vt:variant>
      <vt:variant>
        <vt:i4>27</vt:i4>
      </vt:variant>
      <vt:variant>
        <vt:i4>0</vt:i4>
      </vt:variant>
      <vt:variant>
        <vt:i4>5</vt:i4>
      </vt:variant>
      <vt:variant>
        <vt:lpwstr/>
      </vt:variant>
      <vt:variant>
        <vt:lpwstr>_Toc225414267</vt:lpwstr>
      </vt:variant>
      <vt:variant>
        <vt:i4>6684796</vt:i4>
      </vt:variant>
      <vt:variant>
        <vt:i4>24</vt:i4>
      </vt:variant>
      <vt:variant>
        <vt:i4>0</vt:i4>
      </vt:variant>
      <vt:variant>
        <vt:i4>5</vt:i4>
      </vt:variant>
      <vt:variant>
        <vt:lpwstr>https://businessrules.azurewebsites.net/BusinessRule/04-24-015</vt:lpwstr>
      </vt:variant>
      <vt:variant>
        <vt:lpwstr/>
      </vt:variant>
      <vt:variant>
        <vt:i4>5832712</vt:i4>
      </vt:variant>
      <vt:variant>
        <vt:i4>21</vt:i4>
      </vt:variant>
      <vt:variant>
        <vt:i4>0</vt:i4>
      </vt:variant>
      <vt:variant>
        <vt:i4>5</vt:i4>
      </vt:variant>
      <vt:variant>
        <vt:lpwstr>https://vldoctool.azurewebsites.net/landing/services?areaId=&amp;countryId=&amp;languageId=&amp;categoryId=&amp;documentTypeId=&amp;name=Fragment</vt:lpwstr>
      </vt:variant>
      <vt:variant>
        <vt:lpwstr/>
      </vt:variant>
      <vt:variant>
        <vt:i4>1572935</vt:i4>
      </vt:variant>
      <vt:variant>
        <vt:i4>18</vt:i4>
      </vt:variant>
      <vt:variant>
        <vt:i4>0</vt:i4>
      </vt:variant>
      <vt:variant>
        <vt:i4>5</vt:i4>
      </vt:variant>
      <vt:variant>
        <vt:lpwstr>https://microsoft.sharepoint.com/teams/CampusIPLibraries/SDMPlus/PROD/SDM TemplateDL/PDOC Partner Status Report Template.pptx</vt:lpwstr>
      </vt:variant>
      <vt:variant>
        <vt:lpwstr/>
      </vt:variant>
      <vt:variant>
        <vt:i4>7667816</vt:i4>
      </vt:variant>
      <vt:variant>
        <vt:i4>15</vt:i4>
      </vt:variant>
      <vt:variant>
        <vt:i4>0</vt:i4>
      </vt:variant>
      <vt:variant>
        <vt:i4>5</vt:i4>
      </vt:variant>
      <vt:variant>
        <vt:lpwstr>https://sdmplus2.azurewebsites.net/topics/1267</vt:lpwstr>
      </vt:variant>
      <vt:variant>
        <vt:lpwstr/>
      </vt:variant>
      <vt:variant>
        <vt:i4>8192050</vt:i4>
      </vt:variant>
      <vt:variant>
        <vt:i4>12</vt:i4>
      </vt:variant>
      <vt:variant>
        <vt:i4>0</vt:i4>
      </vt:variant>
      <vt:variant>
        <vt:i4>5</vt:i4>
      </vt:variant>
      <vt:variant>
        <vt:lpwstr>https://microsoft.sharepoint.com/:p:/t/CampusIPLibraries/SDMPlus/EQWbZyvK6gRCncmsoLrzWd8BKW1Z2vwxuWONnURPogWB-g</vt:lpwstr>
      </vt:variant>
      <vt:variant>
        <vt:lpwstr/>
      </vt:variant>
      <vt:variant>
        <vt:i4>7340143</vt:i4>
      </vt:variant>
      <vt:variant>
        <vt:i4>9</vt:i4>
      </vt:variant>
      <vt:variant>
        <vt:i4>0</vt:i4>
      </vt:variant>
      <vt:variant>
        <vt:i4>5</vt:i4>
      </vt:variant>
      <vt:variant>
        <vt:lpwstr>https://sdmplus2.azurewebsites.net/topics/1111</vt:lpwstr>
      </vt:variant>
      <vt:variant>
        <vt:lpwstr/>
      </vt:variant>
      <vt:variant>
        <vt:i4>8192050</vt:i4>
      </vt:variant>
      <vt:variant>
        <vt:i4>6</vt:i4>
      </vt:variant>
      <vt:variant>
        <vt:i4>0</vt:i4>
      </vt:variant>
      <vt:variant>
        <vt:i4>5</vt:i4>
      </vt:variant>
      <vt:variant>
        <vt:lpwstr>https://microsoft.sharepoint.com/:p:/t/CampusIPLibraries/SDMPlus/EQWbZyvK6gRCncmsoLrzWd8BKW1Z2vwxuWONnURPogWB-g</vt:lpwstr>
      </vt:variant>
      <vt:variant>
        <vt:lpwstr/>
      </vt:variant>
      <vt:variant>
        <vt:i4>3342448</vt:i4>
      </vt:variant>
      <vt:variant>
        <vt:i4>3</vt:i4>
      </vt:variant>
      <vt:variant>
        <vt:i4>0</vt:i4>
      </vt:variant>
      <vt:variant>
        <vt:i4>5</vt:i4>
      </vt:variant>
      <vt:variant>
        <vt:lpwstr>https://microsoft.sharepoint.com/:w:/t/CampusIPLibraries/SDMPlus/Ed94otSvjOFNmJlI13aJDKoBmvImW4g6tR789ZxXOAMjkQ</vt:lpwstr>
      </vt:variant>
      <vt:variant>
        <vt:lpwstr/>
      </vt:variant>
      <vt:variant>
        <vt:i4>7340142</vt:i4>
      </vt:variant>
      <vt:variant>
        <vt:i4>0</vt:i4>
      </vt:variant>
      <vt:variant>
        <vt:i4>0</vt:i4>
      </vt:variant>
      <vt:variant>
        <vt:i4>5</vt:i4>
      </vt:variant>
      <vt:variant>
        <vt:lpwstr>https://sdmplus2.azurewebsites.net/topics/1303</vt:lpwstr>
      </vt:variant>
      <vt:variant>
        <vt:lpwstr/>
      </vt:variant>
      <vt:variant>
        <vt:i4>7602255</vt:i4>
      </vt:variant>
      <vt:variant>
        <vt:i4>0</vt:i4>
      </vt:variant>
      <vt:variant>
        <vt:i4>0</vt:i4>
      </vt:variant>
      <vt:variant>
        <vt:i4>5</vt:i4>
      </vt:variant>
      <vt:variant>
        <vt:lpwstr>mailto:saadsiddique@microsoft.com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SOW - Agentic AI Transformation v2.1</dc:title>
  <dc:subject/>
  <dc:creator>&lt;Microsoft OR Partner name&gt;</dc:creator>
  <cp:keywords/>
  <dc:description/>
  <cp:lastModifiedBy>Robert Potocnik</cp:lastModifiedBy>
  <cp:revision>2</cp:revision>
  <cp:lastPrinted>1900-01-02T04:00:00Z</cp:lastPrinted>
  <dcterms:created xsi:type="dcterms:W3CDTF">2026-05-14T12:32:00Z</dcterms:created>
  <dcterms:modified xsi:type="dcterms:W3CDTF">2026-05-14T12:32:00Z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24100</vt:r8>
  </property>
  <property fmtid="{D5CDD505-2E9C-101B-9397-08002B2CF9AE}" pid="3" name="xd_ProgID">
    <vt:lpwstr/>
  </property>
  <property fmtid="{D5CDD505-2E9C-101B-9397-08002B2CF9AE}" pid="4" name="ContentTypeId">
    <vt:lpwstr>0x01010079CA57CA2DAD654DAB031774EE674658004916F4EB3795C34F9B65723B0A04908E0100F0AB8657CD603C42BAD4AF3935BAE1B1</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lpwstr/>
  </property>
  <property fmtid="{D5CDD505-2E9C-101B-9397-08002B2CF9AE}" pid="10" name="docLang">
    <vt:lpwstr>en</vt:lpwstr>
  </property>
  <property fmtid="{D5CDD505-2E9C-101B-9397-08002B2CF9AE}" pid="11" name="MediaServiceImageTags">
    <vt:lpwstr/>
  </property>
  <property fmtid="{D5CDD505-2E9C-101B-9397-08002B2CF9AE}" pid="12" name="_dlc_DocIdItemGuid">
    <vt:lpwstr>6850f1c1-7495-4ee4-afa4-d6d3340c5355</vt:lpwstr>
  </property>
  <property fmtid="{D5CDD505-2E9C-101B-9397-08002B2CF9AE}" pid="13" name="IsSubmittedByIPIntake">
    <vt:bool>true</vt:bool>
  </property>
</Properties>
</file>